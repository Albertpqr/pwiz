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645B" w:rsidRDefault="00A27085" w:rsidP="00B42030">
      <w:pPr>
        <w:pStyle w:val="Title"/>
      </w:pPr>
      <w:r>
        <w:t xml:space="preserve">Skyline </w:t>
      </w:r>
      <w:r w:rsidR="000544A8">
        <w:t>Drift Time Predictor Training</w:t>
      </w:r>
    </w:p>
    <w:p w:rsidR="009912FA" w:rsidRDefault="00C27406" w:rsidP="00B42030">
      <w:r>
        <w:t xml:space="preserve">In this tutorial, </w:t>
      </w:r>
      <w:r w:rsidR="00412DD8">
        <w:t>you will</w:t>
      </w:r>
      <w:r>
        <w:t xml:space="preserve"> </w:t>
      </w:r>
      <w:r w:rsidR="00EE4902">
        <w:t xml:space="preserve">learn how data from a simple mixture can be used to create drift time predictions </w:t>
      </w:r>
      <w:r w:rsidR="00CA74F9">
        <w:t xml:space="preserve">in ion mobility separation (IMS) </w:t>
      </w:r>
      <w:r w:rsidR="00EE4902">
        <w:t>for use with more complex samples</w:t>
      </w:r>
      <w:r>
        <w:t>.</w:t>
      </w:r>
      <w:r w:rsidR="00EE4902">
        <w:t xml:space="preserve"> </w:t>
      </w:r>
      <w:r w:rsidR="009912FA">
        <w:t xml:space="preserve"> By first training on a simple data set, in this case </w:t>
      </w:r>
      <w:r w:rsidR="00052545">
        <w:t>bovine serum albumin (BSA)</w:t>
      </w:r>
      <w:r w:rsidR="009912FA">
        <w:t xml:space="preserve"> </w:t>
      </w:r>
      <w:r w:rsidR="00CA74F9">
        <w:t xml:space="preserve">spiked </w:t>
      </w:r>
      <w:r w:rsidR="009912FA">
        <w:t>in</w:t>
      </w:r>
      <w:r w:rsidR="00CA74F9">
        <w:t>to</w:t>
      </w:r>
      <w:r w:rsidR="009912FA">
        <w:t xml:space="preserve"> water, </w:t>
      </w:r>
      <w:r w:rsidR="00052545">
        <w:t>knowledge of the expected drift time for a given precursor can be used to introduce this ion mobility separation dimension to limit the ions included in chromatogram extraction and thereby increase selectivity and reduce interference from other ions</w:t>
      </w:r>
      <w:r w:rsidR="009912FA">
        <w:t>.</w:t>
      </w:r>
    </w:p>
    <w:p w:rsidR="00896D1C" w:rsidRDefault="00052545" w:rsidP="009912FA">
      <w:r>
        <w:t>In this more advanced tutorial, some familiarity with Skyline is assumed</w:t>
      </w:r>
      <w:r w:rsidR="003B2B0C">
        <w:t xml:space="preserve">.  If you are not familiar with Skyline, you should first work through some of the introductory tutorials at </w:t>
      </w:r>
      <w:r w:rsidR="00CA74F9">
        <w:t xml:space="preserve"> </w:t>
      </w:r>
    </w:p>
    <w:p w:rsidR="009912FA" w:rsidRDefault="005A063B" w:rsidP="009912FA">
      <w:hyperlink r:id="rId8" w:history="1">
        <w:r w:rsidR="00CA74F9" w:rsidRPr="00A75606">
          <w:rPr>
            <w:rStyle w:val="Hyperlink"/>
          </w:rPr>
          <w:t>http://skyline.ms/tutorials.url</w:t>
        </w:r>
      </w:hyperlink>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ZIP file</w:t>
      </w:r>
      <w:r w:rsidR="004C4386">
        <w:t xml:space="preserve"> at</w:t>
      </w:r>
      <w:r>
        <w:t>:</w:t>
      </w:r>
    </w:p>
    <w:p w:rsidR="00CA74F9" w:rsidRDefault="005A063B" w:rsidP="008C1D13">
      <w:hyperlink w:history="1"/>
      <w:hyperlink r:id="rId9" w:history="1">
        <w:r w:rsidR="00896D1C" w:rsidRPr="00F2582D">
          <w:rPr>
            <w:rStyle w:val="Hyperlink"/>
          </w:rPr>
          <w:t>http://skyline.ms/tutorials/DriftTimePrediction.zip</w:t>
        </w:r>
      </w:hyperlink>
    </w:p>
    <w:p w:rsidR="00894BB2" w:rsidRDefault="00B1645B" w:rsidP="00894BB2">
      <w:r>
        <w:t>Extract the files in it to a folder on your computer, like:</w:t>
      </w:r>
    </w:p>
    <w:p w:rsidR="00894BB2" w:rsidRDefault="00B1645B" w:rsidP="00894BB2">
      <w:r>
        <w:t>C:\Users\</w:t>
      </w:r>
      <w:r w:rsidR="00986B04">
        <w:t>bspratt</w:t>
      </w:r>
      <w:r>
        <w:t>\Documents</w:t>
      </w:r>
    </w:p>
    <w:p w:rsidR="00B1645B" w:rsidRDefault="00B1645B" w:rsidP="00894BB2">
      <w:r>
        <w:t>This will create a new folder:</w:t>
      </w:r>
    </w:p>
    <w:p w:rsidR="00B1645B" w:rsidRPr="00AE67A0" w:rsidRDefault="00B1645B" w:rsidP="00813ABF">
      <w:r w:rsidRPr="00AE67A0">
        <w:t>C:\Users\</w:t>
      </w:r>
      <w:r w:rsidR="00986B04" w:rsidRPr="00AE67A0">
        <w:t>bspratt</w:t>
      </w:r>
      <w:r w:rsidRPr="00AE67A0">
        <w:t>\Documents\</w:t>
      </w:r>
      <w:r w:rsidR="00EE4902">
        <w:t>DriftTimePrediction</w:t>
      </w:r>
      <w:del w:id="0" w:author="Brendan MacLean" w:date="2017-09-27T15:06:00Z">
        <w:r w:rsidR="009A2051" w:rsidDel="002A476C">
          <w:delText>l</w:delText>
        </w:r>
      </w:del>
    </w:p>
    <w:p w:rsidR="00005562" w:rsidRDefault="004C4386" w:rsidP="00013209">
      <w:pPr>
        <w:rPr>
          <w:rStyle w:val="Hyperlink"/>
          <w:rFonts w:asciiTheme="minorHAnsi" w:hAnsiTheme="minorHAnsi"/>
        </w:rPr>
      </w:pPr>
      <w:r>
        <w:t>This folder</w:t>
      </w:r>
      <w:r w:rsidR="00FD7B97">
        <w:t xml:space="preserve"> will contain the</w:t>
      </w:r>
      <w:r w:rsidR="009C1247">
        <w:t xml:space="preserve"> Skyline</w:t>
      </w:r>
      <w:r w:rsidR="00FD7B97">
        <w:t xml:space="preserve"> files necessary for this tutorial.</w:t>
      </w:r>
      <w:r w:rsidR="001A6AA8">
        <w:t xml:space="preserve">  </w:t>
      </w:r>
      <w:r w:rsidR="009C1247">
        <w:t xml:space="preserve"> In addition to these files, </w:t>
      </w:r>
      <w:r w:rsidR="00896D1C">
        <w:t>you will need to download two Agilent mass spec raw data files from the following links</w:t>
      </w:r>
      <w:r w:rsidR="00013209">
        <w:t>:</w:t>
      </w:r>
      <w:r w:rsidR="00013209" w:rsidDel="00013209">
        <w:t xml:space="preserve"> </w:t>
      </w:r>
    </w:p>
    <w:p w:rsidR="00013209" w:rsidRDefault="005A063B" w:rsidP="00013209">
      <w:pPr>
        <w:rPr>
          <w:rFonts w:asciiTheme="minorHAnsi" w:hAnsiTheme="minorHAnsi"/>
          <w:color w:val="0000FF"/>
          <w:u w:val="single"/>
        </w:rPr>
      </w:pPr>
      <w:hyperlink r:id="rId10" w:history="1">
        <w:r w:rsidR="00013209" w:rsidRPr="00013209">
          <w:rPr>
            <w:rStyle w:val="Hyperlink"/>
            <w:rFonts w:asciiTheme="minorHAnsi" w:hAnsiTheme="minorHAnsi"/>
          </w:rPr>
          <w:t>http://skyline.ms/tutorials/data-drift/BSA_Frag_100nM_18May15_Fir_15-04-02.d.zip</w:t>
        </w:r>
      </w:hyperlink>
      <w:r w:rsidR="00013209">
        <w:rPr>
          <w:rStyle w:val="Hyperlink"/>
          <w:rFonts w:asciiTheme="minorHAnsi" w:hAnsiTheme="minorHAnsi"/>
        </w:rPr>
        <w:br/>
      </w:r>
      <w:r w:rsidR="00896D1C">
        <w:rPr>
          <w:rFonts w:asciiTheme="minorHAnsi" w:hAnsiTheme="minorHAnsi"/>
          <w:color w:val="0000FF"/>
          <w:u w:val="single"/>
        </w:rPr>
        <w:t>http://skyline.ms/tutorials/data-drift/</w:t>
      </w:r>
      <w:r w:rsidR="00896D1C" w:rsidRPr="00896D1C">
        <w:rPr>
          <w:rFonts w:asciiTheme="minorHAnsi" w:hAnsiTheme="minorHAnsi"/>
          <w:color w:val="0000FF"/>
          <w:u w:val="single"/>
        </w:rPr>
        <w:t>Yeast_0pt1ug_BSA_100nM_18May15_Fir_15-04-01.d.zip</w:t>
      </w:r>
    </w:p>
    <w:p w:rsidR="00D34C57" w:rsidRDefault="00234E08" w:rsidP="00813ABF">
      <w:r>
        <w:rPr>
          <w:rFonts w:asciiTheme="minorHAnsi" w:hAnsiTheme="minorHAnsi"/>
        </w:rPr>
        <w:t>T</w:t>
      </w:r>
      <w:r w:rsidR="00886E66">
        <w:rPr>
          <w:rFonts w:asciiTheme="minorHAnsi" w:hAnsiTheme="minorHAnsi"/>
        </w:rPr>
        <w:t xml:space="preserve">his is a total </w:t>
      </w:r>
      <w:r w:rsidR="003F15B3">
        <w:rPr>
          <w:rFonts w:asciiTheme="minorHAnsi" w:hAnsiTheme="minorHAnsi"/>
        </w:rPr>
        <w:t>of nearly</w:t>
      </w:r>
      <w:r w:rsidR="00886E66">
        <w:rPr>
          <w:rFonts w:asciiTheme="minorHAnsi" w:hAnsiTheme="minorHAnsi"/>
        </w:rPr>
        <w:t xml:space="preserve"> </w:t>
      </w:r>
      <w:r w:rsidR="003F15B3">
        <w:rPr>
          <w:rFonts w:asciiTheme="minorHAnsi" w:hAnsiTheme="minorHAnsi"/>
        </w:rPr>
        <w:t>5</w:t>
      </w:r>
      <w:r w:rsidR="00886E66">
        <w:rPr>
          <w:rFonts w:asciiTheme="minorHAnsi" w:hAnsiTheme="minorHAnsi"/>
        </w:rPr>
        <w:t>GB of data, so download may take a while.</w:t>
      </w:r>
      <w:r w:rsidR="003F15B3">
        <w:rPr>
          <w:rFonts w:asciiTheme="minorHAnsi" w:hAnsiTheme="minorHAnsi"/>
        </w:rPr>
        <w:t xml:space="preserve">  </w:t>
      </w:r>
      <w:r>
        <w:rPr>
          <w:rFonts w:asciiTheme="minorHAnsi" w:hAnsiTheme="minorHAnsi"/>
        </w:rPr>
        <w:t>Once downloaded,</w:t>
      </w:r>
      <w:r w:rsidR="003F15B3">
        <w:rPr>
          <w:rFonts w:asciiTheme="minorHAnsi" w:hAnsiTheme="minorHAnsi"/>
        </w:rPr>
        <w:t xml:space="preserve"> unzip </w:t>
      </w:r>
      <w:proofErr w:type="gramStart"/>
      <w:r w:rsidR="003F15B3">
        <w:rPr>
          <w:rFonts w:asciiTheme="minorHAnsi" w:hAnsiTheme="minorHAnsi"/>
        </w:rPr>
        <w:t>the</w:t>
      </w:r>
      <w:r>
        <w:rPr>
          <w:rFonts w:asciiTheme="minorHAnsi" w:hAnsiTheme="minorHAnsi"/>
        </w:rPr>
        <w:t xml:space="preserve"> .d</w:t>
      </w:r>
      <w:proofErr w:type="gramEnd"/>
      <w:r>
        <w:rPr>
          <w:rFonts w:asciiTheme="minorHAnsi" w:hAnsiTheme="minorHAnsi"/>
        </w:rPr>
        <w:t xml:space="preserve"> files </w:t>
      </w:r>
      <w:r w:rsidR="003F15B3">
        <w:rPr>
          <w:rFonts w:asciiTheme="minorHAnsi" w:hAnsiTheme="minorHAnsi"/>
        </w:rPr>
        <w:t>to your previously created “Documents\</w:t>
      </w:r>
      <w:proofErr w:type="spellStart"/>
      <w:r w:rsidR="003F15B3">
        <w:t>DriftTimePrediction</w:t>
      </w:r>
      <w:proofErr w:type="spellEnd"/>
      <w:r w:rsidR="003F15B3">
        <w:t>“</w:t>
      </w:r>
      <w:r w:rsidR="001E232A">
        <w:t xml:space="preserve"> </w:t>
      </w:r>
      <w:r w:rsidR="004E14E7">
        <w:t>f</w:t>
      </w:r>
      <w:r w:rsidR="003F15B3">
        <w:t>older</w:t>
      </w:r>
      <w:r w:rsidR="004E14E7">
        <w:t xml:space="preserve"> so that it contains </w:t>
      </w:r>
      <w:r w:rsidR="00013209">
        <w:t xml:space="preserve">subfolders named </w:t>
      </w:r>
      <w:r w:rsidR="004E14E7" w:rsidRPr="00D34C57">
        <w:rPr>
          <w:rFonts w:asciiTheme="minorHAnsi" w:eastAsia="Calibri" w:hAnsiTheme="minorHAnsi" w:cs="Consolas"/>
          <w:highlight w:val="white"/>
        </w:rPr>
        <w:t>BSA_Frag_100nM_18May15_Fir_15-04-02.d</w:t>
      </w:r>
      <w:r w:rsidR="004E14E7">
        <w:rPr>
          <w:rFonts w:asciiTheme="minorHAnsi" w:eastAsia="Calibri" w:hAnsiTheme="minorHAnsi" w:cs="Consolas"/>
        </w:rPr>
        <w:t xml:space="preserve"> and </w:t>
      </w:r>
      <w:r w:rsidR="004E14E7">
        <w:rPr>
          <w:rFonts w:asciiTheme="minorHAnsi" w:eastAsia="Calibri" w:hAnsiTheme="minorHAnsi" w:cs="Consolas"/>
          <w:highlight w:val="white"/>
        </w:rPr>
        <w:t>Yeast_0pt1ug_BSA_50nM_18May15_Fir_15-04-01.d</w:t>
      </w:r>
      <w:r w:rsidR="004E14E7">
        <w:t>.</w:t>
      </w:r>
      <w:r>
        <w:t xml:space="preserve"> Note that while these </w:t>
      </w:r>
      <w:r w:rsidR="003C48C0">
        <w:t xml:space="preserve">are referred to </w:t>
      </w:r>
      <w:r>
        <w:t xml:space="preserve">as files in this tutorial, they are technically </w:t>
      </w:r>
      <w:r w:rsidR="00013209">
        <w:t>folders</w:t>
      </w:r>
      <w:r>
        <w:t>.</w:t>
      </w:r>
    </w:p>
    <w:p w:rsidR="00711900" w:rsidRPr="00D34C57" w:rsidRDefault="00711900" w:rsidP="00813ABF">
      <w:pPr>
        <w:rPr>
          <w:rFonts w:asciiTheme="minorHAnsi" w:hAnsiTheme="minorHAnsi"/>
        </w:rPr>
      </w:pPr>
      <w:r>
        <w:t xml:space="preserve">The file </w:t>
      </w:r>
      <w:del w:id="1" w:author="Brendan MacLean" w:date="2017-09-27T15:06:00Z">
        <w:r w:rsidRPr="00052545" w:rsidDel="002A476C">
          <w:rPr>
            <w:i/>
          </w:rPr>
          <w:delText>trained_dt_tutorial_</w:delText>
        </w:r>
      </w:del>
      <w:r w:rsidRPr="00052545">
        <w:rPr>
          <w:i/>
        </w:rPr>
        <w:t>BSA_Frag_100nM_18May15_Fir_15-04-</w:t>
      </w:r>
      <w:proofErr w:type="gramStart"/>
      <w:r w:rsidRPr="00052545">
        <w:rPr>
          <w:i/>
        </w:rPr>
        <w:t>02.d</w:t>
      </w:r>
      <w:proofErr w:type="gramEnd"/>
      <w:r>
        <w:t xml:space="preserve"> contain</w:t>
      </w:r>
      <w:r>
        <w:rPr>
          <w:rFonts w:eastAsia="Calibri"/>
        </w:rPr>
        <w:t xml:space="preserve">s the raw data from a tryptic digest of BSA standard mix in water, which should make a clean training set for BSA peptide drift times. The file </w:t>
      </w:r>
      <w:r>
        <w:rPr>
          <w:rFonts w:eastAsia="Calibri"/>
          <w:i/>
        </w:rPr>
        <w:t>Yeast_0pt1ug_BSA_10</w:t>
      </w:r>
      <w:r w:rsidRPr="00052545">
        <w:rPr>
          <w:rFonts w:eastAsia="Calibri"/>
          <w:i/>
        </w:rPr>
        <w:t>0nM_18May15_Fir_15-04-</w:t>
      </w:r>
      <w:proofErr w:type="gramStart"/>
      <w:r w:rsidRPr="00052545">
        <w:rPr>
          <w:rFonts w:eastAsia="Calibri"/>
          <w:i/>
        </w:rPr>
        <w:t>01.d</w:t>
      </w:r>
      <w:proofErr w:type="gramEnd"/>
      <w:r>
        <w:t xml:space="preserve"> contains the raw data from a sample of the BSA standard mix and spiked into a yeast cell lysate background.</w:t>
      </w:r>
    </w:p>
    <w:p w:rsidR="00B75372" w:rsidRDefault="00FC2C9C" w:rsidP="008C1D13">
      <w:pPr>
        <w:pStyle w:val="Heading1"/>
        <w:spacing w:after="120"/>
      </w:pPr>
      <w:r>
        <w:lastRenderedPageBreak/>
        <w:t xml:space="preserve">Start Skyline and </w:t>
      </w:r>
      <w:r w:rsidR="00942B3B">
        <w:t>Open the Example</w:t>
      </w:r>
      <w:r w:rsidR="00CE441C">
        <w:t xml:space="preserve"> Skyline Document</w:t>
      </w:r>
    </w:p>
    <w:p w:rsidR="00896D1C" w:rsidRDefault="00FC2C9C" w:rsidP="00FC2C9C">
      <w:r>
        <w:t>If you are not already running Skyline, start it now.</w:t>
      </w:r>
    </w:p>
    <w:p w:rsidR="00896D1C" w:rsidRDefault="00896D1C" w:rsidP="00356EA7">
      <w:pPr>
        <w:pStyle w:val="ListParagraph"/>
        <w:numPr>
          <w:ilvl w:val="0"/>
          <w:numId w:val="3"/>
        </w:numPr>
      </w:pPr>
      <w:r>
        <w:t xml:space="preserve">On the </w:t>
      </w:r>
      <w:r w:rsidRPr="00896D1C">
        <w:rPr>
          <w:b/>
        </w:rPr>
        <w:t>File</w:t>
      </w:r>
      <w:r>
        <w:t xml:space="preserve"> menu, click </w:t>
      </w:r>
      <w:r w:rsidRPr="00896D1C">
        <w:rPr>
          <w:b/>
        </w:rPr>
        <w:t>Open</w:t>
      </w:r>
      <w:r>
        <w:t xml:space="preserve"> (ctrl-O).</w:t>
      </w:r>
    </w:p>
    <w:p w:rsidR="00FC2C9C" w:rsidRDefault="00896D1C" w:rsidP="00356EA7">
      <w:pPr>
        <w:pStyle w:val="ListParagraph"/>
        <w:numPr>
          <w:ilvl w:val="0"/>
          <w:numId w:val="3"/>
        </w:numPr>
      </w:pPr>
      <w:r>
        <w:t>Select</w:t>
      </w:r>
      <w:r w:rsidR="00FC2C9C">
        <w:t xml:space="preserve"> </w:t>
      </w:r>
      <w:bookmarkStart w:id="2" w:name="OLE_LINK1"/>
      <w:bookmarkStart w:id="3" w:name="OLE_LINK2"/>
      <w:r>
        <w:t>BSA-</w:t>
      </w:r>
      <w:proofErr w:type="spellStart"/>
      <w:r>
        <w:t>Training</w:t>
      </w:r>
      <w:r w:rsidR="00FC2C9C" w:rsidRPr="00896D1C">
        <w:rPr>
          <w:rFonts w:asciiTheme="minorHAnsi" w:eastAsia="Calibri" w:hAnsiTheme="minorHAnsi" w:cs="Consolas"/>
          <w:highlight w:val="white"/>
        </w:rPr>
        <w:t>.sky</w:t>
      </w:r>
      <w:bookmarkEnd w:id="2"/>
      <w:bookmarkEnd w:id="3"/>
      <w:proofErr w:type="spellEnd"/>
      <w:r w:rsidR="00FC2C9C" w:rsidRPr="00896D1C">
        <w:rPr>
          <w:rFonts w:asciiTheme="minorHAnsi" w:eastAsia="Calibri" w:hAnsiTheme="minorHAnsi" w:cs="Consolas"/>
        </w:rPr>
        <w:t xml:space="preserve"> in your newly created </w:t>
      </w:r>
      <w:proofErr w:type="spellStart"/>
      <w:r w:rsidR="00FC2C9C">
        <w:t>DriftTimePrediction</w:t>
      </w:r>
      <w:proofErr w:type="spellEnd"/>
      <w:r w:rsidR="009A2051">
        <w:t xml:space="preserve"> </w:t>
      </w:r>
      <w:r w:rsidR="00013209">
        <w:t>folder</w:t>
      </w:r>
      <w:r w:rsidR="00FC2C9C">
        <w:t>.</w:t>
      </w:r>
    </w:p>
    <w:p w:rsidR="00896D1C" w:rsidRDefault="00896D1C" w:rsidP="00356EA7">
      <w:pPr>
        <w:pStyle w:val="ListParagraph"/>
        <w:numPr>
          <w:ilvl w:val="0"/>
          <w:numId w:val="3"/>
        </w:numPr>
      </w:pPr>
      <w:r>
        <w:t xml:space="preserve">Click the </w:t>
      </w:r>
      <w:r w:rsidRPr="00896D1C">
        <w:rPr>
          <w:b/>
        </w:rPr>
        <w:t>Open</w:t>
      </w:r>
      <w:r>
        <w:t xml:space="preserve"> button.</w:t>
      </w:r>
    </w:p>
    <w:p w:rsidR="009912FA" w:rsidRDefault="009912FA" w:rsidP="00FC2C9C">
      <w:r>
        <w:t>The document has no mass spec results loaded yet, and looks like this:</w:t>
      </w:r>
    </w:p>
    <w:p w:rsidR="003C48C0" w:rsidRDefault="00FC2245" w:rsidP="00FC2C9C">
      <w:r>
        <w:rPr>
          <w:noProof/>
        </w:rPr>
        <w:drawing>
          <wp:inline distT="0" distB="0" distL="0" distR="0" wp14:anchorId="026632A3" wp14:editId="59F0EFBB">
            <wp:extent cx="5943600" cy="3752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52215"/>
                    </a:xfrm>
                    <a:prstGeom prst="rect">
                      <a:avLst/>
                    </a:prstGeom>
                  </pic:spPr>
                </pic:pic>
              </a:graphicData>
            </a:graphic>
          </wp:inline>
        </w:drawing>
      </w:r>
    </w:p>
    <w:p w:rsidR="0003532C" w:rsidRDefault="0003532C" w:rsidP="00FC2C9C">
      <w:r>
        <w:t>This document is already set up for full gradient chromatogram extraction without any IMS filtering from the acquisition method of interest, namely “All Ions” or alternating low- and high-energy spectra without precursor isolation.</w:t>
      </w:r>
      <w:r w:rsidR="00450FCB">
        <w:t xml:space="preserve"> It is probably worth reviewing the transition settings:</w:t>
      </w:r>
    </w:p>
    <w:p w:rsidR="00450FCB" w:rsidRDefault="00450FCB" w:rsidP="00356EA7">
      <w:pPr>
        <w:pStyle w:val="ListParagraph"/>
        <w:numPr>
          <w:ilvl w:val="0"/>
          <w:numId w:val="4"/>
        </w:numPr>
      </w:pPr>
      <w:r>
        <w:t xml:space="preserve">On the </w:t>
      </w:r>
      <w:r>
        <w:rPr>
          <w:b/>
        </w:rPr>
        <w:t>Settings</w:t>
      </w:r>
      <w:r>
        <w:t xml:space="preserve"> menu, click </w:t>
      </w:r>
      <w:r>
        <w:rPr>
          <w:b/>
        </w:rPr>
        <w:t>Transition Settings</w:t>
      </w:r>
      <w:r>
        <w:t>.</w:t>
      </w:r>
    </w:p>
    <w:p w:rsidR="00450FCB" w:rsidRDefault="00450FCB" w:rsidP="00356EA7">
      <w:pPr>
        <w:pStyle w:val="ListParagraph"/>
        <w:numPr>
          <w:ilvl w:val="0"/>
          <w:numId w:val="4"/>
        </w:numPr>
      </w:pPr>
      <w:r>
        <w:t xml:space="preserve">Review the </w:t>
      </w:r>
      <w:r>
        <w:rPr>
          <w:b/>
        </w:rPr>
        <w:t>Filter</w:t>
      </w:r>
      <w:r>
        <w:t xml:space="preserve">, </w:t>
      </w:r>
      <w:r>
        <w:rPr>
          <w:b/>
        </w:rPr>
        <w:t>Library</w:t>
      </w:r>
      <w:r>
        <w:t xml:space="preserve">, </w:t>
      </w:r>
      <w:r>
        <w:rPr>
          <w:b/>
        </w:rPr>
        <w:t>Instrument</w:t>
      </w:r>
      <w:r>
        <w:t xml:space="preserve">, and </w:t>
      </w:r>
      <w:r>
        <w:rPr>
          <w:b/>
        </w:rPr>
        <w:t>Full-Scan</w:t>
      </w:r>
      <w:r>
        <w:t xml:space="preserve"> tabs.</w:t>
      </w:r>
    </w:p>
    <w:p w:rsidR="00450FCB" w:rsidRDefault="00450FCB" w:rsidP="00450FCB">
      <w:r>
        <w:t xml:space="preserve">The </w:t>
      </w:r>
      <w:r>
        <w:rPr>
          <w:b/>
        </w:rPr>
        <w:t>Full-Scan</w:t>
      </w:r>
      <w:r>
        <w:t xml:space="preserve"> tab is especially worth reviewing any time you are importing non-SRM data, and it should look like this:</w:t>
      </w:r>
    </w:p>
    <w:p w:rsidR="00450FCB" w:rsidRDefault="00450FCB" w:rsidP="00450FCB">
      <w:r>
        <w:rPr>
          <w:noProof/>
        </w:rPr>
        <w:lastRenderedPageBreak/>
        <w:drawing>
          <wp:inline distT="0" distB="0" distL="0" distR="0" wp14:anchorId="2B7B257E" wp14:editId="56EE5911">
            <wp:extent cx="3781425" cy="5753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5753100"/>
                    </a:xfrm>
                    <a:prstGeom prst="rect">
                      <a:avLst/>
                    </a:prstGeom>
                  </pic:spPr>
                </pic:pic>
              </a:graphicData>
            </a:graphic>
          </wp:inline>
        </w:drawing>
      </w:r>
    </w:p>
    <w:p w:rsidR="00450FCB" w:rsidRDefault="00450FCB" w:rsidP="00450FCB">
      <w:r>
        <w:t xml:space="preserve">This instructs Skyline to extract 3 precursor isotope peaks from MS1 (low-energy) spectra and fragment ions from MS/MS (high energy) spectra acquired at 20,000 resolving power on a TOF instrument. The acquisition method “DIA” and isolation scheme “All Ions” are what tell Skyline the spectra will be alternating low- and high-energy without precursor isolation. When </w:t>
      </w:r>
      <w:r>
        <w:rPr>
          <w:b/>
        </w:rPr>
        <w:t>Use high-selectivity extraction</w:t>
      </w:r>
      <w:r>
        <w:t xml:space="preserve"> is checked, Skyline </w:t>
      </w:r>
      <w:ins w:id="4" w:author="Brendan MacLean" w:date="2017-09-27T15:07:00Z">
        <w:r w:rsidR="002A476C">
          <w:t xml:space="preserve">extracts </w:t>
        </w:r>
      </w:ins>
      <w:r w:rsidR="00E762FB">
        <w:t>a single resolution width around the target m/z, and when it is unchecked Skyline extracts 2x the resolution width, which should increase the total number of ions included in the extraction at the risk increasing interference.</w:t>
      </w:r>
    </w:p>
    <w:p w:rsidR="00E762FB" w:rsidRPr="00E762FB" w:rsidRDefault="00E762FB" w:rsidP="00450FCB">
      <w:r>
        <w:t xml:space="preserve">Finally, the </w:t>
      </w:r>
      <w:r>
        <w:rPr>
          <w:b/>
        </w:rPr>
        <w:t>Include all matching scans</w:t>
      </w:r>
      <w:r>
        <w:t xml:space="preserve"> option tells Skyline to extract full-gradient chromatograms, which is not usually desirable, but in both the retention time and drift time dimensions we do not yet have enough information to narrow the range we want to consider for the target ions. But, with one of the </w:t>
      </w:r>
      <w:r>
        <w:lastRenderedPageBreak/>
        <w:t>samples being a BSA standard mix injected into water, you can be reasonably sure of finding the ions of interest and training Skyline to restrict the range of consideration in a more complex sample.</w:t>
      </w:r>
    </w:p>
    <w:p w:rsidR="00886E66" w:rsidRDefault="00886E66" w:rsidP="00886E66">
      <w:pPr>
        <w:pStyle w:val="Heading1"/>
        <w:spacing w:after="120"/>
      </w:pPr>
      <w:r>
        <w:t>Import the</w:t>
      </w:r>
      <w:r w:rsidR="001E232A">
        <w:t xml:space="preserve"> Results</w:t>
      </w:r>
      <w:r>
        <w:t xml:space="preserve"> Data</w:t>
      </w:r>
    </w:p>
    <w:p w:rsidR="00BC363B" w:rsidRDefault="00FC2245" w:rsidP="00886E66">
      <w:r>
        <w:t>In this section, y</w:t>
      </w:r>
      <w:r w:rsidR="00013209">
        <w:t xml:space="preserve">ou </w:t>
      </w:r>
      <w:r w:rsidR="00BC363B">
        <w:t>will import both the training data and the mixture data.  Initially</w:t>
      </w:r>
      <w:r w:rsidR="00013209">
        <w:t xml:space="preserve">, this is </w:t>
      </w:r>
      <w:r w:rsidR="00BC363B">
        <w:t xml:space="preserve">just to look at the mixture data to see </w:t>
      </w:r>
      <w:r>
        <w:t>the impact of interference</w:t>
      </w:r>
      <w:r w:rsidR="00BC363B">
        <w:t xml:space="preserve"> </w:t>
      </w:r>
      <w:r w:rsidR="00013209">
        <w:t xml:space="preserve">among </w:t>
      </w:r>
      <w:r w:rsidR="00BC363B">
        <w:t xml:space="preserve">the </w:t>
      </w:r>
      <w:r w:rsidR="00013209">
        <w:t xml:space="preserve">targeted </w:t>
      </w:r>
      <w:r w:rsidR="007D1FF3">
        <w:t xml:space="preserve">peptides </w:t>
      </w:r>
      <w:r w:rsidR="00BC363B">
        <w:t xml:space="preserve">and </w:t>
      </w:r>
      <w:r>
        <w:t>the yeast background</w:t>
      </w:r>
      <w:r w:rsidR="00BC363B">
        <w:t xml:space="preserve"> in the mix. </w:t>
      </w:r>
      <w:r>
        <w:t xml:space="preserve"> We will load the training and mixture data </w:t>
      </w:r>
      <w:r w:rsidR="00234E08">
        <w:t>simultaneously</w:t>
      </w:r>
      <w:r w:rsidR="00BC363B">
        <w:t xml:space="preserve"> just to save time, since Skyline can load </w:t>
      </w:r>
      <w:r>
        <w:t>the two</w:t>
      </w:r>
      <w:r w:rsidR="00C44C7F">
        <w:t xml:space="preserve"> in parallel</w:t>
      </w:r>
      <w:r w:rsidR="00BC363B">
        <w:t>.</w:t>
      </w:r>
    </w:p>
    <w:p w:rsidR="00013209" w:rsidRDefault="00013209"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rsidR="00886E66" w:rsidRDefault="00013209" w:rsidP="00886E66">
      <w:r>
        <w:t xml:space="preserve">Which should bring up the </w:t>
      </w:r>
      <w:r>
        <w:rPr>
          <w:b/>
        </w:rPr>
        <w:t>Import Results</w:t>
      </w:r>
      <w:r>
        <w:t xml:space="preserve"> form</w:t>
      </w:r>
      <w:r w:rsidR="00886E66">
        <w:t>:</w:t>
      </w:r>
    </w:p>
    <w:p w:rsidR="00536F59" w:rsidRDefault="007D1FF3" w:rsidP="009912FA">
      <w:r w:rsidRPr="007D1FF3">
        <w:rPr>
          <w:noProof/>
        </w:rPr>
        <w:t xml:space="preserve"> </w:t>
      </w:r>
      <w:r>
        <w:rPr>
          <w:noProof/>
        </w:rPr>
        <w:drawing>
          <wp:inline distT="0" distB="0" distL="0" distR="0" wp14:anchorId="01C43459" wp14:editId="11E845B7">
            <wp:extent cx="3581400" cy="4200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4200525"/>
                    </a:xfrm>
                    <a:prstGeom prst="rect">
                      <a:avLst/>
                    </a:prstGeom>
                  </pic:spPr>
                </pic:pic>
              </a:graphicData>
            </a:graphic>
          </wp:inline>
        </w:drawing>
      </w:r>
    </w:p>
    <w:p w:rsidR="005D5A8D" w:rsidRDefault="005D5A8D" w:rsidP="00356EA7">
      <w:pPr>
        <w:pStyle w:val="ListParagraph"/>
        <w:numPr>
          <w:ilvl w:val="0"/>
          <w:numId w:val="1"/>
        </w:numPr>
      </w:pPr>
      <w:r>
        <w:t xml:space="preserve">Set the </w:t>
      </w:r>
      <w:r>
        <w:rPr>
          <w:b/>
        </w:rPr>
        <w:t>File to import simultaneous field</w:t>
      </w:r>
      <w:r>
        <w:t xml:space="preserve"> to “Many”.</w:t>
      </w:r>
    </w:p>
    <w:p w:rsidR="005D5A8D" w:rsidRDefault="005D5A8D" w:rsidP="00356EA7">
      <w:pPr>
        <w:pStyle w:val="ListParagraph"/>
        <w:numPr>
          <w:ilvl w:val="0"/>
          <w:numId w:val="1"/>
        </w:numPr>
      </w:pPr>
      <w:r>
        <w:t xml:space="preserve">Check </w:t>
      </w:r>
      <w:r>
        <w:rPr>
          <w:b/>
        </w:rPr>
        <w:t>Show chromatograms during import</w:t>
      </w:r>
      <w:r>
        <w:t>.</w:t>
      </w:r>
    </w:p>
    <w:p w:rsidR="00536F59" w:rsidRDefault="005D5A8D" w:rsidP="00356EA7">
      <w:pPr>
        <w:pStyle w:val="ListParagraph"/>
        <w:numPr>
          <w:ilvl w:val="0"/>
          <w:numId w:val="1"/>
        </w:numPr>
      </w:pPr>
      <w:r>
        <w:t xml:space="preserve">Click the </w:t>
      </w:r>
      <w:r>
        <w:rPr>
          <w:b/>
        </w:rPr>
        <w:t>OK</w:t>
      </w:r>
      <w:r>
        <w:t xml:space="preserve"> button</w:t>
      </w:r>
      <w:r w:rsidR="00E604F9">
        <w:t>.</w:t>
      </w:r>
    </w:p>
    <w:p w:rsidR="007167DA" w:rsidRPr="007167DA" w:rsidRDefault="007167DA">
      <w:r>
        <w:t xml:space="preserve">The </w:t>
      </w:r>
      <w:r>
        <w:rPr>
          <w:b/>
        </w:rPr>
        <w:t xml:space="preserve">Import Results Files </w:t>
      </w:r>
      <w:r>
        <w:t xml:space="preserve">form should appear as below, showing </w:t>
      </w:r>
      <w:proofErr w:type="gramStart"/>
      <w:r>
        <w:t>the .d</w:t>
      </w:r>
      <w:proofErr w:type="gramEnd"/>
      <w:r>
        <w:t xml:space="preserve"> files you have extracted into the tutorial folder:</w:t>
      </w:r>
    </w:p>
    <w:p w:rsidR="00197498" w:rsidRDefault="00792A98" w:rsidP="00052545">
      <w:pPr>
        <w:keepNext/>
      </w:pPr>
      <w:r w:rsidRPr="00792A98">
        <w:rPr>
          <w:noProof/>
        </w:rPr>
        <w:lastRenderedPageBreak/>
        <w:t xml:space="preserve"> </w:t>
      </w:r>
      <w:r w:rsidR="0003532C">
        <w:rPr>
          <w:noProof/>
        </w:rPr>
        <w:drawing>
          <wp:inline distT="0" distB="0" distL="0" distR="0" wp14:anchorId="14B93D38" wp14:editId="1FCA722B">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600" cy="4019550"/>
                    </a:xfrm>
                    <a:prstGeom prst="rect">
                      <a:avLst/>
                    </a:prstGeom>
                  </pic:spPr>
                </pic:pic>
              </a:graphicData>
            </a:graphic>
          </wp:inline>
        </w:drawing>
      </w:r>
    </w:p>
    <w:p w:rsidR="00197498" w:rsidRDefault="005D5A8D" w:rsidP="00356EA7">
      <w:pPr>
        <w:pStyle w:val="ListParagraph"/>
        <w:numPr>
          <w:ilvl w:val="0"/>
          <w:numId w:val="1"/>
        </w:numPr>
      </w:pPr>
      <w:r>
        <w:t xml:space="preserve">Select </w:t>
      </w:r>
      <w:proofErr w:type="gramStart"/>
      <w:r>
        <w:t>both .d</w:t>
      </w:r>
      <w:proofErr w:type="gramEnd"/>
      <w:r>
        <w:t xml:space="preserve"> files.</w:t>
      </w:r>
    </w:p>
    <w:p w:rsidR="005D5A8D" w:rsidRDefault="005D5A8D" w:rsidP="00356EA7">
      <w:pPr>
        <w:pStyle w:val="ListParagraph"/>
        <w:numPr>
          <w:ilvl w:val="0"/>
          <w:numId w:val="1"/>
        </w:numPr>
      </w:pPr>
      <w:r>
        <w:t xml:space="preserve">Click the </w:t>
      </w:r>
      <w:r>
        <w:rPr>
          <w:b/>
        </w:rPr>
        <w:t>Open</w:t>
      </w:r>
      <w:r>
        <w:t xml:space="preserve"> button.</w:t>
      </w:r>
    </w:p>
    <w:p w:rsidR="00197498" w:rsidRDefault="00067DEE" w:rsidP="00197498">
      <w:pPr>
        <w:keepNext/>
      </w:pPr>
      <w:r>
        <w:lastRenderedPageBreak/>
        <w:t xml:space="preserve">This should start the import and cause Skyline to show the </w:t>
      </w:r>
      <w:r>
        <w:rPr>
          <w:b/>
        </w:rPr>
        <w:t>Importing Results</w:t>
      </w:r>
      <w:r>
        <w:t xml:space="preserve"> progress form</w:t>
      </w:r>
      <w:r w:rsidR="00197498">
        <w:t>:</w:t>
      </w:r>
    </w:p>
    <w:p w:rsidR="00197498" w:rsidRDefault="0003532C" w:rsidP="009912FA">
      <w:r>
        <w:rPr>
          <w:noProof/>
        </w:rPr>
        <w:drawing>
          <wp:inline distT="0" distB="0" distL="0" distR="0" wp14:anchorId="32444634" wp14:editId="74D9E34B">
            <wp:extent cx="5943600" cy="3375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5660"/>
                    </a:xfrm>
                    <a:prstGeom prst="rect">
                      <a:avLst/>
                    </a:prstGeom>
                  </pic:spPr>
                </pic:pic>
              </a:graphicData>
            </a:graphic>
          </wp:inline>
        </w:drawing>
      </w:r>
    </w:p>
    <w:p w:rsidR="0097296F" w:rsidRDefault="0097296F" w:rsidP="0097296F">
      <w:pPr>
        <w:pStyle w:val="Heading1"/>
        <w:spacing w:after="120"/>
      </w:pPr>
      <w:r>
        <w:t>Reviewing the Extracted Ion Chromatograms</w:t>
      </w:r>
    </w:p>
    <w:p w:rsidR="00815DD9" w:rsidRDefault="00430092" w:rsidP="00AB5B92">
      <w:pPr>
        <w:keepNext/>
      </w:pPr>
      <w:r>
        <w:t xml:space="preserve">Once the </w:t>
      </w:r>
      <w:r w:rsidR="00792A98">
        <w:t>files are</w:t>
      </w:r>
      <w:r>
        <w:t xml:space="preserve"> imported, </w:t>
      </w:r>
      <w:r w:rsidR="00792A98">
        <w:t xml:space="preserve">you </w:t>
      </w:r>
      <w:r>
        <w:t xml:space="preserve">can examine the mixture alongside the simple data set and </w:t>
      </w:r>
      <w:r w:rsidR="00711900">
        <w:t>compare the amount of interference you can see in each</w:t>
      </w:r>
      <w:r>
        <w:t>.</w:t>
      </w:r>
    </w:p>
    <w:p w:rsidR="00815DD9" w:rsidRPr="00052545" w:rsidRDefault="00815DD9" w:rsidP="00356EA7">
      <w:pPr>
        <w:pStyle w:val="ListParagraph"/>
        <w:keepNext/>
        <w:numPr>
          <w:ilvl w:val="0"/>
          <w:numId w:val="2"/>
        </w:numPr>
        <w:rPr>
          <w:rFonts w:eastAsia="Calibri"/>
        </w:rPr>
      </w:pPr>
      <w:r>
        <w:t>From the</w:t>
      </w:r>
      <w:r w:rsidR="00430092">
        <w:t xml:space="preserve"> </w:t>
      </w:r>
      <w:r w:rsidR="00430092" w:rsidRPr="00052545">
        <w:rPr>
          <w:b/>
        </w:rPr>
        <w:t>View</w:t>
      </w:r>
      <w:r w:rsidR="00430092">
        <w:t xml:space="preserve"> </w:t>
      </w:r>
      <w:r>
        <w:t xml:space="preserve">menu, choose </w:t>
      </w:r>
      <w:r w:rsidR="00430092" w:rsidRPr="00052545">
        <w:rPr>
          <w:b/>
        </w:rPr>
        <w:t>Arrange Graphs</w:t>
      </w:r>
      <w:r>
        <w:t xml:space="preserve"> and click</w:t>
      </w:r>
      <w:r w:rsidR="00430092">
        <w:t xml:space="preserve"> </w:t>
      </w:r>
      <w:r w:rsidR="00430092" w:rsidRPr="00052545">
        <w:rPr>
          <w:b/>
        </w:rPr>
        <w:t>Tiled</w:t>
      </w:r>
      <w:r>
        <w:t xml:space="preserve"> (Ctrl-T).</w:t>
      </w:r>
    </w:p>
    <w:p w:rsidR="00815DD9" w:rsidRPr="00711900" w:rsidRDefault="00815DD9" w:rsidP="00356EA7">
      <w:pPr>
        <w:pStyle w:val="ListParagraph"/>
        <w:keepNext/>
        <w:numPr>
          <w:ilvl w:val="0"/>
          <w:numId w:val="2"/>
        </w:numPr>
        <w:rPr>
          <w:rFonts w:eastAsia="Calibri"/>
        </w:rPr>
      </w:pPr>
      <w:r>
        <w:t xml:space="preserve">From the </w:t>
      </w:r>
      <w:r w:rsidR="006738D1" w:rsidRPr="00052545">
        <w:rPr>
          <w:b/>
        </w:rPr>
        <w:t>View</w:t>
      </w:r>
      <w:r>
        <w:t xml:space="preserve"> menu, choose</w:t>
      </w:r>
      <w:r w:rsidR="006738D1">
        <w:t xml:space="preserve"> </w:t>
      </w:r>
      <w:r w:rsidR="006738D1" w:rsidRPr="00052545">
        <w:rPr>
          <w:b/>
        </w:rPr>
        <w:t>Auto Zoom</w:t>
      </w:r>
      <w:r>
        <w:t xml:space="preserve"> and click </w:t>
      </w:r>
      <w:r w:rsidR="006738D1" w:rsidRPr="00052545">
        <w:rPr>
          <w:b/>
        </w:rPr>
        <w:t>Best Peak</w:t>
      </w:r>
      <w:r w:rsidR="006738D1">
        <w:t xml:space="preserve"> </w:t>
      </w:r>
      <w:r>
        <w:t>(F11).</w:t>
      </w:r>
    </w:p>
    <w:p w:rsidR="00711900" w:rsidRPr="00052545" w:rsidRDefault="00711900" w:rsidP="00356EA7">
      <w:pPr>
        <w:pStyle w:val="ListParagraph"/>
        <w:keepNext/>
        <w:numPr>
          <w:ilvl w:val="0"/>
          <w:numId w:val="2"/>
        </w:numPr>
        <w:rPr>
          <w:rFonts w:eastAsia="Calibri"/>
        </w:rPr>
      </w:pPr>
      <w:r>
        <w:t xml:space="preserve">From the </w:t>
      </w:r>
      <w:r>
        <w:rPr>
          <w:b/>
        </w:rPr>
        <w:t>View</w:t>
      </w:r>
      <w:r>
        <w:t xml:space="preserve"> menu, choose </w:t>
      </w:r>
      <w:r>
        <w:rPr>
          <w:b/>
        </w:rPr>
        <w:t>Transitions</w:t>
      </w:r>
      <w:r>
        <w:t xml:space="preserve"> and click </w:t>
      </w:r>
      <w:r>
        <w:rPr>
          <w:b/>
        </w:rPr>
        <w:t>Split Graph</w:t>
      </w:r>
      <w:r>
        <w:t>.</w:t>
      </w:r>
      <w:ins w:id="5" w:author="Brendan MacLean" w:date="2017-09-27T15:08:00Z">
        <w:r w:rsidR="007C5AEB">
          <w:t xml:space="preserve"> (</w:t>
        </w:r>
        <w:r w:rsidR="002A476C">
          <w:t xml:space="preserve">leave </w:t>
        </w:r>
      </w:ins>
      <w:ins w:id="6" w:author="Brendan MacLean" w:date="2017-09-27T15:09:00Z">
        <w:r w:rsidR="002A476C">
          <w:t xml:space="preserve">if already </w:t>
        </w:r>
      </w:ins>
      <w:ins w:id="7" w:author="Brendan MacLean" w:date="2017-09-27T15:08:00Z">
        <w:r w:rsidR="002A476C">
          <w:t>checked)</w:t>
        </w:r>
      </w:ins>
    </w:p>
    <w:p w:rsidR="00D8525C" w:rsidRPr="00711900" w:rsidRDefault="00815DD9" w:rsidP="00356EA7">
      <w:pPr>
        <w:pStyle w:val="ListParagraph"/>
        <w:keepNext/>
        <w:numPr>
          <w:ilvl w:val="0"/>
          <w:numId w:val="2"/>
        </w:numPr>
        <w:rPr>
          <w:rFonts w:eastAsia="Calibri"/>
        </w:rPr>
      </w:pPr>
      <w:r>
        <w:t>Select</w:t>
      </w:r>
      <w:r w:rsidR="00430092">
        <w:t xml:space="preserve"> the</w:t>
      </w:r>
      <w:r w:rsidR="00711900">
        <w:t xml:space="preserve"> first peptide “</w:t>
      </w:r>
      <w:proofErr w:type="gramStart"/>
      <w:r w:rsidR="00711900">
        <w:t>R.FKDLGEEHFK.G</w:t>
      </w:r>
      <w:proofErr w:type="gramEnd"/>
      <w:r w:rsidR="00711900">
        <w:t xml:space="preserve"> [34, 43] (missed 1)”</w:t>
      </w:r>
    </w:p>
    <w:p w:rsidR="00AB5B92" w:rsidRDefault="00F80A4B" w:rsidP="009912FA">
      <w:pPr>
        <w:rPr>
          <w:rFonts w:eastAsia="Calibri"/>
        </w:rPr>
      </w:pPr>
      <w:r>
        <w:rPr>
          <w:rFonts w:eastAsia="Calibri"/>
        </w:rPr>
        <w:t>Already, it is easy to see that even though both samples had the BSA standard mix injected at the same concentration, the sample with the yeast background shows more evidence of interference, with more peaks at other retention times than the obvious one that Skyline chose. Also, the y8 ion appears more intense in the yeast background sample:</w:t>
      </w:r>
    </w:p>
    <w:p w:rsidR="00F80A4B" w:rsidRDefault="00F80A4B" w:rsidP="009912FA">
      <w:pPr>
        <w:rPr>
          <w:rFonts w:eastAsia="Calibri"/>
        </w:rPr>
      </w:pPr>
      <w:r>
        <w:rPr>
          <w:rFonts w:eastAsia="Calibri"/>
          <w:noProof/>
        </w:rPr>
        <w:lastRenderedPageBreak/>
        <w:drawing>
          <wp:inline distT="0" distB="0" distL="0" distR="0">
            <wp:extent cx="5934075" cy="5962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962650"/>
                    </a:xfrm>
                    <a:prstGeom prst="rect">
                      <a:avLst/>
                    </a:prstGeom>
                    <a:noFill/>
                    <a:ln>
                      <a:noFill/>
                    </a:ln>
                  </pic:spPr>
                </pic:pic>
              </a:graphicData>
            </a:graphic>
          </wp:inline>
        </w:drawing>
      </w:r>
    </w:p>
    <w:p w:rsidR="00F80A4B" w:rsidRDefault="00F80A4B" w:rsidP="009912FA">
      <w:pPr>
        <w:rPr>
          <w:rFonts w:eastAsia="Calibri"/>
        </w:rPr>
      </w:pPr>
      <w:r>
        <w:rPr>
          <w:rFonts w:eastAsia="Calibri"/>
        </w:rPr>
        <w:t>The difference is even more pronounced, if you view the entire gradient range by doing the following:</w:t>
      </w:r>
    </w:p>
    <w:p w:rsidR="00F80A4B" w:rsidRDefault="00F80A4B"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None</w:t>
      </w:r>
      <w:r>
        <w:rPr>
          <w:rFonts w:eastAsia="Calibri"/>
        </w:rPr>
        <w:t xml:space="preserve"> (shift-F11).</w:t>
      </w:r>
    </w:p>
    <w:p w:rsidR="00F80A4B" w:rsidRDefault="007054CF" w:rsidP="00F80A4B">
      <w:pPr>
        <w:rPr>
          <w:rFonts w:eastAsia="Calibri"/>
        </w:rPr>
      </w:pPr>
      <w:r>
        <w:rPr>
          <w:rFonts w:eastAsia="Calibri"/>
          <w:noProof/>
        </w:rPr>
        <w:lastRenderedPageBreak/>
        <w:drawing>
          <wp:inline distT="0" distB="0" distL="0" distR="0">
            <wp:extent cx="5934075" cy="5962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5962650"/>
                    </a:xfrm>
                    <a:prstGeom prst="rect">
                      <a:avLst/>
                    </a:prstGeom>
                    <a:noFill/>
                    <a:ln>
                      <a:noFill/>
                    </a:ln>
                  </pic:spPr>
                </pic:pic>
              </a:graphicData>
            </a:graphic>
          </wp:inline>
        </w:drawing>
      </w:r>
    </w:p>
    <w:p w:rsidR="0097296F" w:rsidRDefault="0097296F" w:rsidP="00F80A4B">
      <w:pPr>
        <w:rPr>
          <w:rFonts w:eastAsia="Calibri"/>
        </w:rPr>
      </w:pPr>
      <w:r>
        <w:rPr>
          <w:rFonts w:eastAsia="Calibri"/>
        </w:rPr>
        <w:t>Since there are only 38 peptide precursors in this document, you may want to review all 38 to get an overall feel for how the extracted ion chromatograms differ between the two, maybe even both zoomed to the best peak and then quickly with the chromatogram graphs un-zoomed. Before starting this review, do the following:</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Best Peak</w:t>
      </w:r>
      <w:r>
        <w:rPr>
          <w:rFonts w:eastAsia="Calibri"/>
        </w:rPr>
        <w:t xml:space="preserve"> (F11).</w:t>
      </w:r>
    </w:p>
    <w:p w:rsidR="0097296F" w:rsidRDefault="0097296F" w:rsidP="00356EA7">
      <w:pPr>
        <w:pStyle w:val="ListParagraph"/>
        <w:numPr>
          <w:ilvl w:val="0"/>
          <w:numId w:val="5"/>
        </w:numPr>
        <w:rPr>
          <w:ins w:id="8" w:author="Brendan MacLean" w:date="2017-09-27T15:19:00Z"/>
          <w:rFonts w:eastAsia="Calibri"/>
        </w:rPr>
      </w:pPr>
      <w:r>
        <w:rPr>
          <w:rFonts w:eastAsia="Calibri"/>
        </w:rPr>
        <w:t xml:space="preserve">On the </w:t>
      </w:r>
      <w:r>
        <w:rPr>
          <w:rFonts w:eastAsia="Calibri"/>
          <w:b/>
        </w:rPr>
        <w:t xml:space="preserve">View </w:t>
      </w:r>
      <w:r>
        <w:rPr>
          <w:rFonts w:eastAsia="Calibri"/>
        </w:rPr>
        <w:t xml:space="preserve">menu, choose </w:t>
      </w:r>
      <w:r>
        <w:rPr>
          <w:rFonts w:eastAsia="Calibri"/>
          <w:b/>
        </w:rPr>
        <w:t>Retention Times</w:t>
      </w:r>
      <w:r>
        <w:rPr>
          <w:rFonts w:eastAsia="Calibri"/>
        </w:rPr>
        <w:t xml:space="preserve"> and click </w:t>
      </w:r>
      <w:r>
        <w:rPr>
          <w:rFonts w:eastAsia="Calibri"/>
          <w:b/>
        </w:rPr>
        <w:t>Replicate Comparison</w:t>
      </w:r>
      <w:r>
        <w:rPr>
          <w:rFonts w:eastAsia="Calibri"/>
        </w:rPr>
        <w:t xml:space="preserve"> (F8).</w:t>
      </w:r>
    </w:p>
    <w:p w:rsidR="000464DB" w:rsidRDefault="000464DB" w:rsidP="00356EA7">
      <w:pPr>
        <w:pStyle w:val="ListParagraph"/>
        <w:numPr>
          <w:ilvl w:val="0"/>
          <w:numId w:val="5"/>
        </w:numPr>
        <w:rPr>
          <w:rFonts w:eastAsia="Calibri"/>
        </w:rPr>
      </w:pPr>
      <w:ins w:id="9" w:author="Brendan MacLean" w:date="2017-09-27T15:19:00Z">
        <w:r>
          <w:rPr>
            <w:rFonts w:eastAsia="Calibri"/>
          </w:rPr>
          <w:t>If the water sample</w:t>
        </w:r>
      </w:ins>
      <w:ins w:id="10" w:author="Brendan MacLean" w:date="2017-09-27T15:21:00Z">
        <w:r>
          <w:rPr>
            <w:rFonts w:eastAsia="Calibri"/>
          </w:rPr>
          <w:t xml:space="preserve"> (BSA_)</w:t>
        </w:r>
      </w:ins>
      <w:ins w:id="11" w:author="Brendan MacLean" w:date="2017-09-27T15:19:00Z">
        <w:r>
          <w:rPr>
            <w:rFonts w:eastAsia="Calibri"/>
          </w:rPr>
          <w:t xml:space="preserve"> appears after the yeast sample in this summary plot,</w:t>
        </w:r>
        <w:r>
          <w:rPr>
            <w:rFonts w:eastAsia="Calibri"/>
          </w:rPr>
          <w:br/>
        </w:r>
        <w:bookmarkStart w:id="12" w:name="_GoBack"/>
        <w:bookmarkEnd w:id="12"/>
        <w:r>
          <w:rPr>
            <w:rFonts w:eastAsia="Calibri"/>
          </w:rPr>
          <w:t xml:space="preserve">right-click the </w:t>
        </w:r>
      </w:ins>
      <w:ins w:id="13" w:author="Brendan MacLean" w:date="2017-09-27T15:20:00Z">
        <w:r>
          <w:rPr>
            <w:rFonts w:eastAsia="Calibri"/>
            <w:b/>
          </w:rPr>
          <w:t>Retention Times</w:t>
        </w:r>
        <w:r>
          <w:rPr>
            <w:rFonts w:eastAsia="Calibri"/>
          </w:rPr>
          <w:t xml:space="preserve"> graph, choose </w:t>
        </w:r>
        <w:r>
          <w:rPr>
            <w:rFonts w:eastAsia="Calibri"/>
            <w:b/>
          </w:rPr>
          <w:t>Order By</w:t>
        </w:r>
        <w:r>
          <w:rPr>
            <w:rFonts w:eastAsia="Calibri"/>
          </w:rPr>
          <w:t xml:space="preserve"> and click </w:t>
        </w:r>
        <w:r>
          <w:rPr>
            <w:rFonts w:eastAsia="Calibri"/>
            <w:b/>
          </w:rPr>
          <w:t>Document</w:t>
        </w:r>
        <w:r>
          <w:rPr>
            <w:rFonts w:eastAsia="Calibri"/>
          </w:rPr>
          <w:t>.</w:t>
        </w:r>
      </w:ins>
    </w:p>
    <w:p w:rsidR="0097296F" w:rsidRDefault="0097296F" w:rsidP="00356EA7">
      <w:pPr>
        <w:pStyle w:val="ListParagraph"/>
        <w:numPr>
          <w:ilvl w:val="0"/>
          <w:numId w:val="5"/>
        </w:numPr>
        <w:rPr>
          <w:rFonts w:eastAsia="Calibri"/>
        </w:rPr>
      </w:pPr>
      <w:r>
        <w:rPr>
          <w:rFonts w:eastAsia="Calibri"/>
          <w:noProof/>
        </w:rPr>
        <w:drawing>
          <wp:anchor distT="0" distB="0" distL="114300" distR="114300" simplePos="0" relativeHeight="251656192" behindDoc="0" locked="0" layoutInCell="1" allowOverlap="1">
            <wp:simplePos x="0" y="0"/>
            <wp:positionH relativeFrom="column">
              <wp:posOffset>5572125</wp:posOffset>
            </wp:positionH>
            <wp:positionV relativeFrom="paragraph">
              <wp:posOffset>71755</wp:posOffset>
            </wp:positionV>
            <wp:extent cx="295275" cy="2762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anchor>
        </w:drawing>
      </w:r>
      <w:r>
        <w:rPr>
          <w:rFonts w:eastAsia="Calibri"/>
        </w:rPr>
        <w:t xml:space="preserve">Attach the </w:t>
      </w:r>
      <w:r>
        <w:rPr>
          <w:rFonts w:eastAsia="Calibri"/>
          <w:b/>
        </w:rPr>
        <w:t>Retention Times</w:t>
      </w:r>
      <w:r>
        <w:rPr>
          <w:rFonts w:eastAsia="Calibri"/>
        </w:rPr>
        <w:t xml:space="preserve"> view to the right edge of the Skyline window by clicking in </w:t>
      </w:r>
      <w:r>
        <w:rPr>
          <w:rFonts w:eastAsia="Calibri"/>
        </w:rPr>
        <w:lastRenderedPageBreak/>
        <w:t>the title bar and dragging until the mouse cursor is inside the right-side docking icon.</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Peak Areas</w:t>
      </w:r>
      <w:r>
        <w:rPr>
          <w:rFonts w:eastAsia="Calibri"/>
        </w:rPr>
        <w:t xml:space="preserve"> and click </w:t>
      </w:r>
      <w:r>
        <w:rPr>
          <w:rFonts w:eastAsia="Calibri"/>
          <w:b/>
        </w:rPr>
        <w:t>Replicate Comparison</w:t>
      </w:r>
      <w:r>
        <w:rPr>
          <w:rFonts w:eastAsia="Calibri"/>
        </w:rPr>
        <w:t xml:space="preserve"> (F7).</w:t>
      </w:r>
    </w:p>
    <w:p w:rsidR="0097296F" w:rsidRDefault="0097296F" w:rsidP="00356EA7">
      <w:pPr>
        <w:pStyle w:val="ListParagraph"/>
        <w:numPr>
          <w:ilvl w:val="0"/>
          <w:numId w:val="5"/>
        </w:numPr>
        <w:rPr>
          <w:rFonts w:eastAsia="Calibri"/>
        </w:rPr>
      </w:pPr>
      <w:r>
        <w:rPr>
          <w:rFonts w:eastAsia="Calibri"/>
        </w:rPr>
        <w:t xml:space="preserve">Attach the </w:t>
      </w:r>
      <w:r>
        <w:rPr>
          <w:rFonts w:eastAsia="Calibri"/>
          <w:b/>
        </w:rPr>
        <w:t>Peak Areas</w:t>
      </w:r>
      <w:r>
        <w:rPr>
          <w:rFonts w:eastAsia="Calibri"/>
        </w:rPr>
        <w:t xml:space="preserve"> view to the right edge with the </w:t>
      </w:r>
      <w:r>
        <w:rPr>
          <w:rFonts w:eastAsia="Calibri"/>
          <w:b/>
        </w:rPr>
        <w:t>Retention Times</w:t>
      </w:r>
      <w:r>
        <w:rPr>
          <w:rFonts w:eastAsia="Calibri"/>
        </w:rPr>
        <w:t xml:space="preserve"> view.</w:t>
      </w:r>
    </w:p>
    <w:p w:rsid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and click </w:t>
      </w:r>
      <w:r>
        <w:rPr>
          <w:rFonts w:eastAsia="Calibri"/>
          <w:b/>
        </w:rPr>
        <w:t>Legend</w:t>
      </w:r>
      <w:r>
        <w:rPr>
          <w:rFonts w:eastAsia="Calibri"/>
        </w:rPr>
        <w:t xml:space="preserve"> to hide the legend in its graph.</w:t>
      </w:r>
    </w:p>
    <w:p w:rsidR="0097296F" w:rsidRP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choose </w:t>
      </w:r>
      <w:r>
        <w:rPr>
          <w:rFonts w:eastAsia="Calibri"/>
          <w:b/>
        </w:rPr>
        <w:t>Normalize To</w:t>
      </w:r>
      <w:r>
        <w:rPr>
          <w:rFonts w:eastAsia="Calibri"/>
        </w:rPr>
        <w:t xml:space="preserve"> and click </w:t>
      </w:r>
      <w:r>
        <w:rPr>
          <w:rFonts w:eastAsia="Calibri"/>
          <w:b/>
        </w:rPr>
        <w:t>Total</w:t>
      </w:r>
      <w:r>
        <w:rPr>
          <w:rFonts w:eastAsia="Calibri"/>
        </w:rPr>
        <w:t>.</w:t>
      </w:r>
    </w:p>
    <w:p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Legend</w:t>
      </w:r>
      <w:r>
        <w:rPr>
          <w:rFonts w:eastAsia="Calibri"/>
        </w:rPr>
        <w:t xml:space="preserve"> to hide the legend in those graphs.</w:t>
      </w:r>
    </w:p>
    <w:p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Synchronize Zooming</w:t>
      </w:r>
      <w:r>
        <w:rPr>
          <w:rFonts w:eastAsia="Calibri"/>
        </w:rPr>
        <w:t>.</w:t>
      </w:r>
      <w:ins w:id="14" w:author="Brendan MacLean" w:date="2017-09-27T15:10:00Z">
        <w:r w:rsidR="002A476C">
          <w:rPr>
            <w:rFonts w:eastAsia="Calibri"/>
          </w:rPr>
          <w:t xml:space="preserve"> (leave if already checked)</w:t>
        </w:r>
      </w:ins>
    </w:p>
    <w:p w:rsidR="0097296F" w:rsidRDefault="0097296F" w:rsidP="0097296F">
      <w:pPr>
        <w:rPr>
          <w:rFonts w:eastAsia="Calibri"/>
        </w:rPr>
      </w:pPr>
      <w:r>
        <w:rPr>
          <w:rFonts w:eastAsia="Calibri"/>
        </w:rPr>
        <w:t>You should end up with a layout that looks something like this:</w:t>
      </w:r>
    </w:p>
    <w:p w:rsidR="0097296F" w:rsidRPr="0097296F" w:rsidRDefault="0097296F" w:rsidP="0097296F">
      <w:pPr>
        <w:rPr>
          <w:rFonts w:eastAsia="Calibri"/>
        </w:rPr>
      </w:pPr>
      <w:r>
        <w:rPr>
          <w:noProof/>
        </w:rPr>
        <w:drawing>
          <wp:inline distT="0" distB="0" distL="0" distR="0" wp14:anchorId="2374D177" wp14:editId="70952E9A">
            <wp:extent cx="5943600" cy="3744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44595"/>
                    </a:xfrm>
                    <a:prstGeom prst="rect">
                      <a:avLst/>
                    </a:prstGeom>
                  </pic:spPr>
                </pic:pic>
              </a:graphicData>
            </a:graphic>
          </wp:inline>
        </w:drawing>
      </w:r>
    </w:p>
    <w:p w:rsidR="0097296F" w:rsidRDefault="0097296F" w:rsidP="0097296F">
      <w:pPr>
        <w:rPr>
          <w:rFonts w:eastAsia="Calibri"/>
        </w:rPr>
      </w:pPr>
      <w:r>
        <w:rPr>
          <w:rFonts w:eastAsia="Calibri"/>
        </w:rPr>
        <w:t>This will help make it obvious how the retention times in the two replicates compare with each other. As you review, you should become accustomed to seeing the peptides in the yeast sample eluting about 1 minute later</w:t>
      </w:r>
      <w:r w:rsidRPr="0097296F">
        <w:rPr>
          <w:rFonts w:eastAsia="Calibri"/>
        </w:rPr>
        <w:t xml:space="preserve"> </w:t>
      </w:r>
      <w:r>
        <w:rPr>
          <w:rFonts w:eastAsia="Calibri"/>
        </w:rPr>
        <w:t>than they elute in the water sample. When this is not the case, there is usually something worth looking at. There are four noteworthy cases in this document, two near the top and two near the bottom. See if you can find them all.</w:t>
      </w:r>
    </w:p>
    <w:p w:rsidR="0097296F" w:rsidRDefault="0097296F" w:rsidP="0097296F">
      <w:pPr>
        <w:rPr>
          <w:rFonts w:eastAsia="Calibri"/>
        </w:rPr>
      </w:pPr>
      <w:r>
        <w:rPr>
          <w:rFonts w:eastAsia="Calibri"/>
        </w:rPr>
        <w:t>When you find a case where the time do not match the expected pattern of yeast eluting 1 minute later than water, you can do the following:</w:t>
      </w:r>
    </w:p>
    <w:p w:rsidR="0097296F" w:rsidRDefault="0097296F" w:rsidP="00356EA7">
      <w:pPr>
        <w:pStyle w:val="ListParagraph"/>
        <w:numPr>
          <w:ilvl w:val="0"/>
          <w:numId w:val="6"/>
        </w:numPr>
        <w:rPr>
          <w:rFonts w:eastAsia="Calibri"/>
        </w:rPr>
      </w:pPr>
      <w:r>
        <w:rPr>
          <w:rFonts w:eastAsia="Calibri"/>
        </w:rPr>
        <w:t>Click in the water chromatogram graph (left side) and use the mouse or touchpad to scroll slightly (using a scroll-wheel or two-fingers respectively).</w:t>
      </w:r>
    </w:p>
    <w:p w:rsidR="0097296F" w:rsidRDefault="0097296F" w:rsidP="0097296F">
      <w:pPr>
        <w:rPr>
          <w:color w:val="000000"/>
        </w:rPr>
      </w:pPr>
      <w:r>
        <w:rPr>
          <w:rFonts w:eastAsia="Calibri"/>
        </w:rPr>
        <w:lastRenderedPageBreak/>
        <w:t xml:space="preserve">The most extreme case you will find is the third peptide </w:t>
      </w:r>
      <w:r>
        <w:rPr>
          <w:color w:val="000000"/>
        </w:rPr>
        <w:t>T</w:t>
      </w:r>
      <w:r>
        <w:rPr>
          <w:b/>
          <w:bCs/>
          <w:color w:val="000000"/>
          <w:u w:val="single"/>
        </w:rPr>
        <w:t>C</w:t>
      </w:r>
      <w:r>
        <w:rPr>
          <w:color w:val="000000"/>
        </w:rPr>
        <w:t>VADESHAG</w:t>
      </w:r>
      <w:r>
        <w:rPr>
          <w:b/>
          <w:bCs/>
          <w:color w:val="000000"/>
          <w:u w:val="single"/>
        </w:rPr>
        <w:t>C</w:t>
      </w:r>
      <w:r>
        <w:rPr>
          <w:color w:val="000000"/>
        </w:rPr>
        <w:t>EK where Skyline picks a peak at 3.3 minutes in water and 70 minutes in yeast. When you zoom to 3 minutes in yeast, you will find that there is really nothing there for Skyline to pick, and this earliest eluting peptide was lost in the chromatography for the yeast sample.</w:t>
      </w:r>
    </w:p>
    <w:p w:rsidR="0097296F" w:rsidRDefault="0097296F" w:rsidP="0097296F">
      <w:pPr>
        <w:rPr>
          <w:color w:val="000000"/>
        </w:rPr>
      </w:pPr>
      <w:r>
        <w:rPr>
          <w:color w:val="000000"/>
        </w:rPr>
        <w:t xml:space="preserve">Make a note of this for your future processing. It turns out this peptide was lost in </w:t>
      </w:r>
      <w:proofErr w:type="gramStart"/>
      <w:r>
        <w:rPr>
          <w:color w:val="000000"/>
        </w:rPr>
        <w:t>all of</w:t>
      </w:r>
      <w:proofErr w:type="gramEnd"/>
      <w:r>
        <w:rPr>
          <w:color w:val="000000"/>
        </w:rPr>
        <w:t xml:space="preserve"> the yeast samples in the dilution series you are working with.</w:t>
      </w:r>
    </w:p>
    <w:p w:rsidR="0097296F" w:rsidRDefault="0097296F" w:rsidP="00356EA7">
      <w:pPr>
        <w:pStyle w:val="ListParagraph"/>
        <w:numPr>
          <w:ilvl w:val="0"/>
          <w:numId w:val="6"/>
        </w:numPr>
        <w:rPr>
          <w:color w:val="000000"/>
        </w:rPr>
      </w:pPr>
      <w:r>
        <w:rPr>
          <w:color w:val="000000"/>
        </w:rPr>
        <w:t xml:space="preserve">Right-click on the peptide in the </w:t>
      </w:r>
      <w:r>
        <w:rPr>
          <w:b/>
          <w:color w:val="000000"/>
        </w:rPr>
        <w:t>Targets</w:t>
      </w:r>
      <w:r>
        <w:rPr>
          <w:color w:val="000000"/>
        </w:rPr>
        <w:t xml:space="preserve"> view and click </w:t>
      </w:r>
      <w:r>
        <w:rPr>
          <w:b/>
          <w:color w:val="000000"/>
        </w:rPr>
        <w:t>Edit Note</w:t>
      </w:r>
      <w:r>
        <w:rPr>
          <w:color w:val="000000"/>
        </w:rPr>
        <w:t>.</w:t>
      </w:r>
    </w:p>
    <w:p w:rsidR="0097296F" w:rsidRDefault="0097296F" w:rsidP="00356EA7">
      <w:pPr>
        <w:pStyle w:val="ListParagraph"/>
        <w:numPr>
          <w:ilvl w:val="0"/>
          <w:numId w:val="6"/>
        </w:numPr>
        <w:rPr>
          <w:color w:val="000000"/>
        </w:rPr>
      </w:pPr>
      <w:r>
        <w:rPr>
          <w:color w:val="000000"/>
        </w:rPr>
        <w:t xml:space="preserve">In the </w:t>
      </w:r>
      <w:r>
        <w:rPr>
          <w:b/>
          <w:color w:val="000000"/>
        </w:rPr>
        <w:t>Note</w:t>
      </w:r>
      <w:r>
        <w:rPr>
          <w:color w:val="000000"/>
        </w:rPr>
        <w:t xml:space="preserve"> field, type “Lost in yeast samples”.</w:t>
      </w:r>
    </w:p>
    <w:p w:rsidR="0097296F" w:rsidRDefault="0097296F" w:rsidP="0097296F">
      <w:pPr>
        <w:rPr>
          <w:color w:val="000000"/>
        </w:rPr>
      </w:pPr>
      <w:r>
        <w:rPr>
          <w:color w:val="000000"/>
        </w:rPr>
        <w:t>The form should look like:</w:t>
      </w:r>
    </w:p>
    <w:p w:rsidR="0097296F" w:rsidRDefault="0097296F" w:rsidP="0097296F">
      <w:pPr>
        <w:rPr>
          <w:color w:val="000000"/>
        </w:rPr>
      </w:pPr>
      <w:r>
        <w:rPr>
          <w:noProof/>
        </w:rPr>
        <w:drawing>
          <wp:inline distT="0" distB="0" distL="0" distR="0" wp14:anchorId="1EBB34A3" wp14:editId="6F3B0CEC">
            <wp:extent cx="4562475" cy="3371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3371850"/>
                    </a:xfrm>
                    <a:prstGeom prst="rect">
                      <a:avLst/>
                    </a:prstGeom>
                  </pic:spPr>
                </pic:pic>
              </a:graphicData>
            </a:graphic>
          </wp:inline>
        </w:drawing>
      </w:r>
    </w:p>
    <w:p w:rsidR="0097296F" w:rsidRDefault="0097296F" w:rsidP="00356EA7">
      <w:pPr>
        <w:pStyle w:val="ListParagraph"/>
        <w:numPr>
          <w:ilvl w:val="0"/>
          <w:numId w:val="7"/>
        </w:numPr>
        <w:rPr>
          <w:color w:val="000000"/>
        </w:rPr>
      </w:pPr>
      <w:r>
        <w:rPr>
          <w:color w:val="000000"/>
        </w:rPr>
        <w:t xml:space="preserve">Click the </w:t>
      </w:r>
      <w:r>
        <w:rPr>
          <w:b/>
          <w:color w:val="000000"/>
        </w:rPr>
        <w:t>OK</w:t>
      </w:r>
      <w:r>
        <w:rPr>
          <w:color w:val="000000"/>
        </w:rPr>
        <w:t xml:space="preserve"> button.</w:t>
      </w:r>
    </w:p>
    <w:p w:rsidR="0097296F" w:rsidRDefault="0097296F" w:rsidP="0097296F">
      <w:pPr>
        <w:rPr>
          <w:color w:val="000000"/>
        </w:rPr>
      </w:pPr>
      <w:r>
        <w:rPr>
          <w:color w:val="000000"/>
        </w:rPr>
        <w:t>The sixth peptide (seventh precursor) NE</w:t>
      </w:r>
      <w:r>
        <w:rPr>
          <w:b/>
          <w:bCs/>
          <w:color w:val="000000"/>
          <w:u w:val="single"/>
        </w:rPr>
        <w:t>C</w:t>
      </w:r>
      <w:r>
        <w:rPr>
          <w:color w:val="000000"/>
        </w:rPr>
        <w:t>FLSHKDDSPDLPK</w:t>
      </w:r>
      <w:r>
        <w:t xml:space="preserve"> </w:t>
      </w:r>
      <w:r>
        <w:rPr>
          <w:color w:val="000000"/>
        </w:rPr>
        <w:t xml:space="preserve">is the other problem peptide near the top of the </w:t>
      </w:r>
      <w:r>
        <w:rPr>
          <w:b/>
          <w:color w:val="000000"/>
        </w:rPr>
        <w:t>Targets</w:t>
      </w:r>
      <w:r>
        <w:rPr>
          <w:color w:val="000000"/>
        </w:rPr>
        <w:t xml:space="preserve"> list. If you watch the apex lines closely in the </w:t>
      </w:r>
      <w:r>
        <w:rPr>
          <w:b/>
          <w:color w:val="000000"/>
        </w:rPr>
        <w:t>Retention Times</w:t>
      </w:r>
      <w:r>
        <w:rPr>
          <w:color w:val="000000"/>
        </w:rPr>
        <w:t xml:space="preserve"> plot, you will notice that the peak Skyline picked elutes earlier in yeast than water. Or, in the chromatogram plots, you will see that the peak lacks a convincing precursor peak.</w:t>
      </w:r>
    </w:p>
    <w:p w:rsidR="0097296F" w:rsidRDefault="0097296F" w:rsidP="0097296F">
      <w:pPr>
        <w:rPr>
          <w:color w:val="000000"/>
        </w:rPr>
      </w:pPr>
      <w:r>
        <w:rPr>
          <w:noProof/>
          <w:color w:val="000000"/>
        </w:rPr>
        <w:lastRenderedPageBreak/>
        <w:drawing>
          <wp:inline distT="0" distB="0" distL="0" distR="0">
            <wp:extent cx="5943600" cy="7077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077075"/>
                    </a:xfrm>
                    <a:prstGeom prst="rect">
                      <a:avLst/>
                    </a:prstGeom>
                    <a:noFill/>
                    <a:ln>
                      <a:noFill/>
                    </a:ln>
                  </pic:spPr>
                </pic:pic>
              </a:graphicData>
            </a:graphic>
          </wp:inline>
        </w:drawing>
      </w:r>
    </w:p>
    <w:p w:rsidR="00842550" w:rsidRPr="00842550" w:rsidRDefault="00145936" w:rsidP="00842550">
      <w:pPr>
        <w:pStyle w:val="Heading1"/>
        <w:spacing w:after="120"/>
      </w:pPr>
      <w:r>
        <w:lastRenderedPageBreak/>
        <w:t>Understanding Ion Mobility Separation</w:t>
      </w:r>
    </w:p>
    <w:p w:rsidR="0097296F" w:rsidRDefault="0097296F" w:rsidP="0097296F">
      <w:pPr>
        <w:rPr>
          <w:color w:val="000000"/>
        </w:rPr>
      </w:pPr>
      <w:r>
        <w:rPr>
          <w:color w:val="000000"/>
        </w:rPr>
        <w:t>To better understand what is going on here, it Is time to introduce the new ion mobility dimension in this data, which we have so far ignored. To do that, you need to look at the underlying spectra from which these chromatograms were extracted, by doing the following:</w:t>
      </w:r>
    </w:p>
    <w:p w:rsidR="0097296F" w:rsidRDefault="0097296F" w:rsidP="00356EA7">
      <w:pPr>
        <w:pStyle w:val="ListParagraph"/>
        <w:numPr>
          <w:ilvl w:val="0"/>
          <w:numId w:val="7"/>
        </w:numPr>
        <w:rPr>
          <w:color w:val="000000"/>
        </w:rPr>
      </w:pPr>
      <w:r>
        <w:rPr>
          <w:color w:val="000000"/>
        </w:rPr>
        <w:t>Hover the mouse cursor over the water (left side) precursor chromatogram peak apex until a blue or purple circle appears that tracks the mouse movement, and click on it.</w:t>
      </w:r>
    </w:p>
    <w:p w:rsidR="0097296F" w:rsidRDefault="0097296F" w:rsidP="0097296F">
      <w:pPr>
        <w:rPr>
          <w:color w:val="000000"/>
        </w:rPr>
      </w:pPr>
      <w:r>
        <w:rPr>
          <w:noProof/>
          <w:color w:val="000000"/>
        </w:rPr>
        <w:drawing>
          <wp:inline distT="0" distB="0" distL="0" distR="0">
            <wp:extent cx="3429000" cy="39876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4997" cy="3994583"/>
                    </a:xfrm>
                    <a:prstGeom prst="rect">
                      <a:avLst/>
                    </a:prstGeom>
                    <a:noFill/>
                    <a:ln>
                      <a:noFill/>
                    </a:ln>
                  </pic:spPr>
                </pic:pic>
              </a:graphicData>
            </a:graphic>
          </wp:inline>
        </w:drawing>
      </w:r>
    </w:p>
    <w:p w:rsidR="0097296F" w:rsidRDefault="0097296F" w:rsidP="0097296F">
      <w:pPr>
        <w:rPr>
          <w:color w:val="000000"/>
        </w:rPr>
      </w:pPr>
      <w:r>
        <w:rPr>
          <w:color w:val="000000"/>
        </w:rPr>
        <w:t xml:space="preserve">This should bring up the </w:t>
      </w:r>
      <w:r>
        <w:rPr>
          <w:b/>
          <w:color w:val="000000"/>
        </w:rPr>
        <w:t>Full-Scan</w:t>
      </w:r>
      <w:r>
        <w:rPr>
          <w:color w:val="000000"/>
        </w:rPr>
        <w:t xml:space="preserve"> view showing a normal two-dimensional spectrum in profile mode:</w:t>
      </w:r>
    </w:p>
    <w:p w:rsidR="0097296F" w:rsidRDefault="0097296F" w:rsidP="0097296F">
      <w:pPr>
        <w:rPr>
          <w:color w:val="000000"/>
        </w:rPr>
      </w:pPr>
      <w:r w:rsidRPr="0097296F">
        <w:rPr>
          <w:noProof/>
          <w:color w:val="000000"/>
        </w:rPr>
        <w:lastRenderedPageBreak/>
        <w:drawing>
          <wp:inline distT="0" distB="0" distL="0" distR="0">
            <wp:extent cx="5943600" cy="277758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8240" behindDoc="1" locked="0" layoutInCell="1" allowOverlap="1">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w:t>
      </w:r>
      <w:proofErr w:type="gramStart"/>
      <w:r>
        <w:rPr>
          <w:color w:val="000000"/>
        </w:rPr>
        <w:t>button  to</w:t>
      </w:r>
      <w:proofErr w:type="gramEnd"/>
      <w:r>
        <w:rPr>
          <w:color w:val="000000"/>
        </w:rPr>
        <w:t xml:space="preserve"> change the plot to a 3D spectrum with drift time.</w:t>
      </w:r>
    </w:p>
    <w:p w:rsidR="0097296F" w:rsidRDefault="0097296F" w:rsidP="0097296F">
      <w:pPr>
        <w:rPr>
          <w:color w:val="000000"/>
        </w:rPr>
      </w:pPr>
      <w:r w:rsidRPr="0097296F">
        <w:rPr>
          <w:noProof/>
          <w:color w:val="000000"/>
        </w:rPr>
        <w:drawing>
          <wp:inline distT="0" distB="0" distL="0" distR="0">
            <wp:extent cx="5943600" cy="277758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 xml:space="preserve">You can see that only one peptide precursor is visible in this plot at 634.6 </w:t>
      </w:r>
      <w:r>
        <w:rPr>
          <w:i/>
          <w:color w:val="000000"/>
        </w:rPr>
        <w:t>m/z</w:t>
      </w:r>
      <w:r>
        <w:rPr>
          <w:color w:val="000000"/>
        </w:rPr>
        <w:t xml:space="preserve"> and 25 </w:t>
      </w:r>
      <w:proofErr w:type="spellStart"/>
      <w:r>
        <w:rPr>
          <w:color w:val="000000"/>
        </w:rPr>
        <w:t>ms</w:t>
      </w:r>
      <w:proofErr w:type="spellEnd"/>
      <w:r>
        <w:rPr>
          <w:color w:val="000000"/>
        </w:rPr>
        <w:t xml:space="preserve"> drift time.</w:t>
      </w:r>
    </w:p>
    <w:p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9264" behindDoc="1" locked="0" layoutInCell="1" allowOverlap="1">
            <wp:simplePos x="0" y="0"/>
            <wp:positionH relativeFrom="column">
              <wp:posOffset>2562225</wp:posOffset>
            </wp:positionH>
            <wp:positionV relativeFrom="paragraph">
              <wp:posOffset>12700</wp:posOffset>
            </wp:positionV>
            <wp:extent cx="219075" cy="209550"/>
            <wp:effectExtent l="0" t="0" r="9525" b="0"/>
            <wp:wrapTight wrapText="bothSides">
              <wp:wrapPolygon edited="0">
                <wp:start x="0" y="0"/>
                <wp:lineTo x="0" y="19636"/>
                <wp:lineTo x="20661" y="19636"/>
                <wp:lineTo x="2066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Pr>
          <w:b/>
          <w:color w:val="000000"/>
        </w:rPr>
        <w:t>Zoom to Selection</w:t>
      </w:r>
      <w:r>
        <w:rPr>
          <w:color w:val="000000"/>
        </w:rPr>
        <w:t xml:space="preserve"> button to see the entire 3D MS1 spectrum.</w:t>
      </w:r>
    </w:p>
    <w:p w:rsidR="0097296F" w:rsidRDefault="0097296F" w:rsidP="0097296F">
      <w:pPr>
        <w:rPr>
          <w:color w:val="000000"/>
        </w:rPr>
      </w:pPr>
      <w:r w:rsidRPr="0097296F">
        <w:rPr>
          <w:noProof/>
          <w:color w:val="000000"/>
        </w:rPr>
        <w:lastRenderedPageBreak/>
        <w:drawing>
          <wp:inline distT="0" distB="0" distL="0" distR="0">
            <wp:extent cx="5943600" cy="277758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 xml:space="preserve">This is a typical MS1 spectrum for IMS, with obvious separate distributions of ions showing correlation between </w:t>
      </w:r>
      <w:r>
        <w:rPr>
          <w:i/>
          <w:color w:val="000000"/>
        </w:rPr>
        <w:t>m/z</w:t>
      </w:r>
      <w:r>
        <w:rPr>
          <w:color w:val="000000"/>
        </w:rPr>
        <w:t xml:space="preserve"> and drift time for separate charge states. A higher slope in the distribution indicates a lower charge state. You can convince yourself of this using the plot navigation features available in all Skyline graphs.</w:t>
      </w:r>
    </w:p>
    <w:p w:rsidR="0097296F" w:rsidRDefault="0097296F" w:rsidP="00356EA7">
      <w:pPr>
        <w:pStyle w:val="ListParagraph"/>
        <w:numPr>
          <w:ilvl w:val="0"/>
          <w:numId w:val="7"/>
        </w:numPr>
        <w:rPr>
          <w:color w:val="000000"/>
        </w:rPr>
      </w:pPr>
      <w:r>
        <w:rPr>
          <w:color w:val="000000"/>
        </w:rPr>
        <w:t>Place the cursor over an area of interest and use mouse-centered zooming to zoom in.</w:t>
      </w:r>
    </w:p>
    <w:p w:rsidR="0097296F" w:rsidRDefault="0097296F" w:rsidP="00356EA7">
      <w:pPr>
        <w:pStyle w:val="ListParagraph"/>
        <w:numPr>
          <w:ilvl w:val="0"/>
          <w:numId w:val="7"/>
        </w:numPr>
        <w:rPr>
          <w:color w:val="000000"/>
        </w:rPr>
      </w:pPr>
      <w:r>
        <w:rPr>
          <w:color w:val="000000"/>
        </w:rPr>
        <w:t>If points start to separate too much in the y-dimension, move the cursor below the x-axis and continue using mouse centered zooming to inspect the isotope distribution of a feature.</w:t>
      </w:r>
    </w:p>
    <w:p w:rsidR="0097296F" w:rsidRDefault="0097296F" w:rsidP="0097296F">
      <w:pPr>
        <w:rPr>
          <w:color w:val="000000"/>
        </w:rPr>
      </w:pPr>
      <w:r>
        <w:rPr>
          <w:color w:val="000000"/>
        </w:rPr>
        <w:t xml:space="preserve">You will see that features in the upper distribution have isotopes separated by 1 </w:t>
      </w:r>
      <w:r>
        <w:rPr>
          <w:i/>
          <w:color w:val="000000"/>
        </w:rPr>
        <w:t>m/z</w:t>
      </w:r>
      <w:r>
        <w:rPr>
          <w:color w:val="000000"/>
        </w:rPr>
        <w:t>, while It is possible to find charge 4 and even 5 ions in this spectrum.</w:t>
      </w:r>
    </w:p>
    <w:p w:rsidR="0097296F" w:rsidRDefault="0097296F" w:rsidP="0097296F">
      <w:pPr>
        <w:rPr>
          <w:color w:val="000000"/>
        </w:rPr>
      </w:pPr>
      <w:r>
        <w:rPr>
          <w:color w:val="000000"/>
        </w:rPr>
        <w:t>To inspect a relevant MS/MS spectrum do the following:</w:t>
      </w:r>
    </w:p>
    <w:p w:rsidR="0097296F" w:rsidRDefault="0097296F" w:rsidP="00356EA7">
      <w:pPr>
        <w:pStyle w:val="ListParagraph"/>
        <w:numPr>
          <w:ilvl w:val="0"/>
          <w:numId w:val="8"/>
        </w:numPr>
        <w:rPr>
          <w:color w:val="000000"/>
        </w:rPr>
      </w:pPr>
      <w:r>
        <w:rPr>
          <w:color w:val="000000"/>
        </w:rPr>
        <w:t xml:space="preserve">Click on the </w:t>
      </w:r>
      <w:r>
        <w:rPr>
          <w:b/>
          <w:color w:val="000000"/>
        </w:rPr>
        <w:t>Zoom to Selection</w:t>
      </w:r>
      <w:r>
        <w:rPr>
          <w:color w:val="000000"/>
        </w:rPr>
        <w:t xml:space="preserve"> button again to zoom back in.</w:t>
      </w:r>
    </w:p>
    <w:p w:rsidR="0097296F" w:rsidRPr="0097296F" w:rsidRDefault="0097296F" w:rsidP="00356EA7">
      <w:pPr>
        <w:pStyle w:val="ListParagraph"/>
        <w:numPr>
          <w:ilvl w:val="0"/>
          <w:numId w:val="8"/>
        </w:numPr>
        <w:rPr>
          <w:color w:val="000000"/>
        </w:rPr>
      </w:pPr>
      <w:r>
        <w:rPr>
          <w:color w:val="000000"/>
        </w:rPr>
        <w:t>Hover the mouse cursor over the water (left side) y8 fragment chromatogram peak apex until a mustard colored circle appears that tracks the mouse movement, and click on it.</w:t>
      </w:r>
    </w:p>
    <w:p w:rsidR="0097296F" w:rsidRDefault="0097296F" w:rsidP="0097296F">
      <w:pPr>
        <w:rPr>
          <w:color w:val="000000"/>
        </w:rPr>
      </w:pPr>
      <w:r>
        <w:rPr>
          <w:color w:val="000000"/>
        </w:rPr>
        <w:t xml:space="preserve">The </w:t>
      </w:r>
      <w:r>
        <w:rPr>
          <w:b/>
          <w:color w:val="000000"/>
        </w:rPr>
        <w:t>Full-Scan</w:t>
      </w:r>
      <w:r>
        <w:rPr>
          <w:color w:val="000000"/>
        </w:rPr>
        <w:t xml:space="preserve"> graph should change to:</w:t>
      </w:r>
    </w:p>
    <w:p w:rsidR="0097296F" w:rsidRDefault="0097296F" w:rsidP="0097296F">
      <w:pPr>
        <w:rPr>
          <w:color w:val="000000"/>
        </w:rPr>
      </w:pPr>
      <w:r w:rsidRPr="0097296F">
        <w:rPr>
          <w:noProof/>
          <w:color w:val="000000"/>
        </w:rPr>
        <w:lastRenderedPageBreak/>
        <w:drawing>
          <wp:inline distT="0" distB="0" distL="0" distR="0">
            <wp:extent cx="5943600" cy="277758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You can see the most intense visible ion is also at 25</w:t>
      </w:r>
      <w:del w:id="15" w:author="Brendan MacLean" w:date="2017-09-27T15:12:00Z">
        <w:r w:rsidDel="00FD65F1">
          <w:rPr>
            <w:color w:val="000000"/>
          </w:rPr>
          <w:delText xml:space="preserve"> </w:delText>
        </w:r>
        <w:r w:rsidDel="00FD65F1">
          <w:rPr>
            <w:i/>
            <w:color w:val="000000"/>
          </w:rPr>
          <w:delText>m/z</w:delText>
        </w:r>
      </w:del>
      <w:ins w:id="16" w:author="Brendan MacLean" w:date="2017-09-27T15:12:00Z">
        <w:r w:rsidR="00FD65F1">
          <w:rPr>
            <w:color w:val="000000"/>
          </w:rPr>
          <w:t xml:space="preserve"> </w:t>
        </w:r>
        <w:proofErr w:type="spellStart"/>
        <w:r w:rsidR="00FD65F1">
          <w:rPr>
            <w:color w:val="000000"/>
          </w:rPr>
          <w:t>ms</w:t>
        </w:r>
      </w:ins>
      <w:proofErr w:type="spellEnd"/>
      <w:r>
        <w:rPr>
          <w:color w:val="000000"/>
        </w:rPr>
        <w:t xml:space="preserve">, consistent with its precursor, with 1 </w:t>
      </w:r>
      <w:r>
        <w:rPr>
          <w:i/>
          <w:color w:val="000000"/>
        </w:rPr>
        <w:t>m/z</w:t>
      </w:r>
      <w:r>
        <w:rPr>
          <w:color w:val="000000"/>
        </w:rPr>
        <w:t xml:space="preserve"> isotope spacing, consistent with the expectation of a singly-charge y8 ion. but even in water there are probably at least 2 other ions visible at 30 and 40 </w:t>
      </w:r>
      <w:proofErr w:type="spellStart"/>
      <w:r>
        <w:rPr>
          <w:color w:val="000000"/>
        </w:rPr>
        <w:t>ms</w:t>
      </w:r>
      <w:proofErr w:type="spellEnd"/>
      <w:r>
        <w:rPr>
          <w:color w:val="000000"/>
        </w:rPr>
        <w:t xml:space="preserve"> contributing to the extracted intensity. The singly charged ion at 40 </w:t>
      </w:r>
      <w:proofErr w:type="spellStart"/>
      <w:r>
        <w:rPr>
          <w:color w:val="000000"/>
        </w:rPr>
        <w:t>ms</w:t>
      </w:r>
      <w:proofErr w:type="spellEnd"/>
      <w:r>
        <w:rPr>
          <w:color w:val="000000"/>
        </w:rPr>
        <w:t xml:space="preserve"> appears to line up very closely with the ion of interest, and might be the same y8 ion contributed by a lower charge state of the peptide. The ion at 30 </w:t>
      </w:r>
      <w:proofErr w:type="spellStart"/>
      <w:r>
        <w:rPr>
          <w:color w:val="000000"/>
        </w:rPr>
        <w:t>ms</w:t>
      </w:r>
      <w:proofErr w:type="spellEnd"/>
      <w:r>
        <w:rPr>
          <w:color w:val="000000"/>
        </w:rPr>
        <w:t xml:space="preserve">, however, may have a lighter monoisotopic peak and with 0.5 </w:t>
      </w:r>
      <w:r>
        <w:rPr>
          <w:i/>
          <w:color w:val="000000"/>
        </w:rPr>
        <w:t>m/z</w:t>
      </w:r>
      <w:r>
        <w:rPr>
          <w:color w:val="000000"/>
        </w:rPr>
        <w:t xml:space="preserve"> isotopic spacing is clearly at doubly charged fragment ion.</w:t>
      </w:r>
    </w:p>
    <w:p w:rsidR="0097296F" w:rsidRDefault="0097296F" w:rsidP="00356EA7">
      <w:pPr>
        <w:pStyle w:val="ListParagraph"/>
        <w:numPr>
          <w:ilvl w:val="0"/>
          <w:numId w:val="9"/>
        </w:numPr>
        <w:rPr>
          <w:color w:val="000000"/>
        </w:rPr>
      </w:pPr>
      <w:r>
        <w:rPr>
          <w:color w:val="000000"/>
        </w:rPr>
        <w:t xml:space="preserve">Click the </w:t>
      </w:r>
      <w:r>
        <w:rPr>
          <w:b/>
          <w:color w:val="000000"/>
        </w:rPr>
        <w:t>Zoom to Selection</w:t>
      </w:r>
      <w:r>
        <w:rPr>
          <w:color w:val="000000"/>
        </w:rPr>
        <w:t xml:space="preserve"> button again to see the entire 3D MS/MS spectrum.</w:t>
      </w:r>
    </w:p>
    <w:p w:rsidR="0097296F" w:rsidRDefault="0097296F" w:rsidP="0097296F">
      <w:pPr>
        <w:rPr>
          <w:color w:val="000000"/>
        </w:rPr>
      </w:pPr>
      <w:r w:rsidRPr="0097296F">
        <w:rPr>
          <w:noProof/>
          <w:color w:val="000000"/>
        </w:rPr>
        <w:drawing>
          <wp:inline distT="0" distB="0" distL="0" distR="0">
            <wp:extent cx="5943600" cy="2777589"/>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145936" w:rsidRDefault="0097296F" w:rsidP="0097296F">
      <w:pPr>
        <w:rPr>
          <w:color w:val="000000"/>
        </w:rPr>
      </w:pPr>
      <w:r>
        <w:rPr>
          <w:color w:val="000000"/>
        </w:rPr>
        <w:t xml:space="preserve">This is also a typical MS/MS spectrum, where you can imagine each horizontal stripe as a top-down view of a normal 2D spectrum. You can also see some remaining evidence of the charge 1 distribution you saw in the MS1 spectrum. This early implementation of the Agilent IMS instrument required a constant </w:t>
      </w:r>
      <w:r>
        <w:rPr>
          <w:color w:val="000000"/>
        </w:rPr>
        <w:lastRenderedPageBreak/>
        <w:t xml:space="preserve">collision energy, and one was chosen to fragment charge 2 and 3 ions best. </w:t>
      </w:r>
      <w:r w:rsidR="00145936">
        <w:rPr>
          <w:color w:val="000000"/>
        </w:rPr>
        <w:t>In general, you can interpret horizontal distributions of ions as fragments and diagonal distributions as left-over poorly fragmented precursors.</w:t>
      </w:r>
    </w:p>
    <w:p w:rsidR="0097296F" w:rsidRDefault="0097296F" w:rsidP="0097296F">
      <w:pPr>
        <w:rPr>
          <w:color w:val="000000"/>
        </w:rPr>
      </w:pPr>
      <w:r>
        <w:rPr>
          <w:color w:val="000000"/>
        </w:rPr>
        <w:t xml:space="preserve">Clearly there is a lot more going on in this 3D space than just the signal you want extracted at 25 </w:t>
      </w:r>
      <w:proofErr w:type="spellStart"/>
      <w:r>
        <w:rPr>
          <w:color w:val="000000"/>
        </w:rPr>
        <w:t>ms</w:t>
      </w:r>
      <w:proofErr w:type="spellEnd"/>
      <w:r>
        <w:rPr>
          <w:color w:val="000000"/>
        </w:rPr>
        <w:t xml:space="preserve"> drift time.</w:t>
      </w:r>
      <w:r w:rsidR="00145936">
        <w:rPr>
          <w:color w:val="000000"/>
        </w:rPr>
        <w:t xml:space="preserve"> Take a moment to click on other points in both the water and yeast chromatograms, including the interferences to the left of the peak of interest. You will see how much more complicated these spectra are in the yeast sample and more evidence of the peptide at 30 </w:t>
      </w:r>
      <w:proofErr w:type="spellStart"/>
      <w:r w:rsidR="00145936">
        <w:rPr>
          <w:color w:val="000000"/>
        </w:rPr>
        <w:t>ms</w:t>
      </w:r>
      <w:proofErr w:type="spellEnd"/>
      <w:r w:rsidR="00145936">
        <w:rPr>
          <w:color w:val="000000"/>
        </w:rPr>
        <w:t xml:space="preserve"> drift time.</w:t>
      </w:r>
    </w:p>
    <w:p w:rsidR="00145936" w:rsidRDefault="00145936" w:rsidP="0097296F">
      <w:pPr>
        <w:rPr>
          <w:color w:val="000000"/>
        </w:rPr>
      </w:pPr>
      <w:r>
        <w:rPr>
          <w:noProof/>
        </w:rPr>
        <w:drawing>
          <wp:inline distT="0" distB="0" distL="0" distR="0" wp14:anchorId="6F31B7D4" wp14:editId="6A0C8F70">
            <wp:extent cx="5943600"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81300"/>
                    </a:xfrm>
                    <a:prstGeom prst="rect">
                      <a:avLst/>
                    </a:prstGeom>
                  </pic:spPr>
                </pic:pic>
              </a:graphicData>
            </a:graphic>
          </wp:inline>
        </w:drawing>
      </w:r>
    </w:p>
    <w:p w:rsidR="00145936" w:rsidRDefault="00145936" w:rsidP="00145936">
      <w:pPr>
        <w:pStyle w:val="Heading1"/>
        <w:spacing w:after="120"/>
      </w:pPr>
      <w:r>
        <w:t>Training a Drift Time Predictor</w:t>
      </w:r>
    </w:p>
    <w:p w:rsidR="00145936" w:rsidRDefault="00414B3E" w:rsidP="00145936">
      <w:r>
        <w:t xml:space="preserve">It should be clear now that the selectivity of chromatogram extraction in MS/MS and even MS1 can be made more selective, reducing the risk of interference from ions being targeted, by extracting from only a limited drift time range around the drift time at which the ion is expected. Like other aspects of targeted extraction, the best way to know when an ion is expected is from a prior measurement, which gets stored (like relative fragment ion abundance in spectral libraries, retention times in </w:t>
      </w:r>
      <w:proofErr w:type="spellStart"/>
      <w:r>
        <w:t>iRT</w:t>
      </w:r>
      <w:proofErr w:type="spellEnd"/>
      <w:r>
        <w:t xml:space="preserve"> calculators, and optimal collision energies in optimization libraries). As with spectra in spectral libraries, it is now often possible to get these drift times and even calibrated collisional cross-sections (CCS) from peptide search engine results (with Spectrum Mill and PLGS for Waters).</w:t>
      </w:r>
    </w:p>
    <w:p w:rsidR="00414B3E" w:rsidRDefault="00414B3E" w:rsidP="00145936">
      <w:r>
        <w:t xml:space="preserve">In this tutorial, however, we will use the most broadly applicable approach of </w:t>
      </w:r>
      <w:r w:rsidR="002078F7">
        <w:t>learning the drift times directly from a simple sample and then applying it to more complex data.</w:t>
      </w:r>
    </w:p>
    <w:p w:rsidR="002078F7" w:rsidRDefault="002078F7" w:rsidP="00145936">
      <w:r>
        <w:t>To train the drift time predictor for this tutorial, first remove the yeast data by doing the following:</w:t>
      </w:r>
    </w:p>
    <w:p w:rsidR="002078F7" w:rsidRDefault="002078F7" w:rsidP="00356EA7">
      <w:pPr>
        <w:pStyle w:val="ListParagraph"/>
        <w:numPr>
          <w:ilvl w:val="0"/>
          <w:numId w:val="9"/>
        </w:numPr>
      </w:pPr>
      <w:r>
        <w:t xml:space="preserve">Close the </w:t>
      </w:r>
      <w:r>
        <w:rPr>
          <w:b/>
        </w:rPr>
        <w:t>Full-Scan</w:t>
      </w:r>
      <w:r>
        <w:t xml:space="preserve"> window.</w:t>
      </w:r>
    </w:p>
    <w:p w:rsidR="002078F7" w:rsidRDefault="002078F7" w:rsidP="00356EA7">
      <w:pPr>
        <w:pStyle w:val="ListParagraph"/>
        <w:numPr>
          <w:ilvl w:val="0"/>
          <w:numId w:val="9"/>
        </w:numPr>
      </w:pPr>
      <w:r>
        <w:t xml:space="preserve">From the </w:t>
      </w:r>
      <w:r>
        <w:rPr>
          <w:b/>
        </w:rPr>
        <w:t>Edit</w:t>
      </w:r>
      <w:r>
        <w:t xml:space="preserve"> menu, click </w:t>
      </w:r>
      <w:r>
        <w:rPr>
          <w:b/>
        </w:rPr>
        <w:t>Manage Results</w:t>
      </w:r>
      <w:r>
        <w:t xml:space="preserve"> (ctrl-R).</w:t>
      </w:r>
    </w:p>
    <w:p w:rsidR="002078F7" w:rsidRDefault="002078F7" w:rsidP="00356EA7">
      <w:pPr>
        <w:pStyle w:val="ListParagraph"/>
        <w:numPr>
          <w:ilvl w:val="0"/>
          <w:numId w:val="9"/>
        </w:numPr>
      </w:pPr>
      <w:r>
        <w:t>Select the “</w:t>
      </w:r>
      <w:r w:rsidRPr="002078F7">
        <w:t>Yeast_0pt1ug_BSA_100nM_18May15_Fir_15-04-01</w:t>
      </w:r>
      <w:r>
        <w:t>” replicate</w:t>
      </w:r>
      <w:del w:id="17" w:author="Brendan MacLean" w:date="2017-09-27T15:13:00Z">
        <w:r w:rsidDel="00FD65F1">
          <w:delText>d</w:delText>
        </w:r>
      </w:del>
      <w:r>
        <w:t>.</w:t>
      </w:r>
    </w:p>
    <w:p w:rsidR="002078F7" w:rsidRDefault="002078F7" w:rsidP="00356EA7">
      <w:pPr>
        <w:pStyle w:val="ListParagraph"/>
        <w:numPr>
          <w:ilvl w:val="0"/>
          <w:numId w:val="9"/>
        </w:numPr>
      </w:pPr>
      <w:r>
        <w:lastRenderedPageBreak/>
        <w:t xml:space="preserve">Click the </w:t>
      </w:r>
      <w:r>
        <w:rPr>
          <w:b/>
        </w:rPr>
        <w:t>Remove</w:t>
      </w:r>
      <w:r>
        <w:t xml:space="preserve"> button.</w:t>
      </w:r>
    </w:p>
    <w:p w:rsidR="002078F7" w:rsidRDefault="002078F7" w:rsidP="00356EA7">
      <w:pPr>
        <w:pStyle w:val="ListParagraph"/>
        <w:numPr>
          <w:ilvl w:val="0"/>
          <w:numId w:val="9"/>
        </w:numPr>
        <w:rPr>
          <w:ins w:id="18" w:author="Brendan MacLean" w:date="2017-09-27T15:16:00Z"/>
        </w:rPr>
      </w:pPr>
      <w:r>
        <w:t xml:space="preserve">Click the </w:t>
      </w:r>
      <w:r>
        <w:rPr>
          <w:b/>
        </w:rPr>
        <w:t>OK</w:t>
      </w:r>
      <w:r>
        <w:t xml:space="preserve"> button.</w:t>
      </w:r>
    </w:p>
    <w:p w:rsidR="007830C6" w:rsidRDefault="007830C6" w:rsidP="00356EA7">
      <w:pPr>
        <w:pStyle w:val="ListParagraph"/>
        <w:numPr>
          <w:ilvl w:val="0"/>
          <w:numId w:val="9"/>
        </w:numPr>
      </w:pPr>
      <w:ins w:id="19" w:author="Brendan MacLean" w:date="2017-09-27T15:16:00Z">
        <w:r>
          <w:t xml:space="preserve">On the </w:t>
        </w:r>
        <w:r>
          <w:rPr>
            <w:b/>
          </w:rPr>
          <w:t>File</w:t>
        </w:r>
        <w:r>
          <w:t xml:space="preserve"> menu, click </w:t>
        </w:r>
        <w:r>
          <w:rPr>
            <w:b/>
          </w:rPr>
          <w:t>Save</w:t>
        </w:r>
        <w:r>
          <w:t xml:space="preserve"> (ctrl-S) to permanently remove the imported results.</w:t>
        </w:r>
      </w:ins>
    </w:p>
    <w:p w:rsidR="002078F7" w:rsidRDefault="002078F7" w:rsidP="002078F7">
      <w:r>
        <w:t>And then train the predictor by doing the following:</w:t>
      </w:r>
    </w:p>
    <w:p w:rsidR="002078F7" w:rsidRDefault="002078F7" w:rsidP="00356EA7">
      <w:pPr>
        <w:pStyle w:val="ListParagraph"/>
        <w:numPr>
          <w:ilvl w:val="0"/>
          <w:numId w:val="10"/>
        </w:numPr>
      </w:pPr>
      <w:r>
        <w:t xml:space="preserve">On the </w:t>
      </w:r>
      <w:r>
        <w:rPr>
          <w:b/>
        </w:rPr>
        <w:t>Settings</w:t>
      </w:r>
      <w:r>
        <w:t xml:space="preserve"> menu, click </w:t>
      </w:r>
      <w:r>
        <w:rPr>
          <w:b/>
        </w:rPr>
        <w:t>Peptide Settings</w:t>
      </w:r>
      <w:r>
        <w:t>.</w:t>
      </w:r>
    </w:p>
    <w:p w:rsidR="002078F7" w:rsidRDefault="002078F7" w:rsidP="00356EA7">
      <w:pPr>
        <w:pStyle w:val="ListParagraph"/>
        <w:numPr>
          <w:ilvl w:val="0"/>
          <w:numId w:val="10"/>
        </w:numPr>
      </w:pPr>
      <w:r>
        <w:t xml:space="preserve">Click the </w:t>
      </w:r>
      <w:r>
        <w:rPr>
          <w:b/>
        </w:rPr>
        <w:t>Prediction</w:t>
      </w:r>
      <w:r>
        <w:t xml:space="preserve"> tab.</w:t>
      </w:r>
    </w:p>
    <w:p w:rsidR="002078F7" w:rsidRDefault="002078F7" w:rsidP="00356EA7">
      <w:pPr>
        <w:pStyle w:val="ListParagraph"/>
        <w:numPr>
          <w:ilvl w:val="0"/>
          <w:numId w:val="10"/>
        </w:numPr>
      </w:pPr>
      <w:r>
        <w:t xml:space="preserve">In the </w:t>
      </w:r>
      <w:r>
        <w:rPr>
          <w:b/>
        </w:rPr>
        <w:t>Drift time predictor</w:t>
      </w:r>
      <w:r>
        <w:t xml:space="preserve"> dropdown list, click </w:t>
      </w:r>
      <w:r>
        <w:rPr>
          <w:b/>
        </w:rPr>
        <w:t>Add</w:t>
      </w:r>
      <w:r>
        <w:t>.</w:t>
      </w:r>
    </w:p>
    <w:p w:rsidR="002078F7" w:rsidRDefault="002078F7" w:rsidP="00356EA7">
      <w:pPr>
        <w:pStyle w:val="ListParagraph"/>
        <w:numPr>
          <w:ilvl w:val="0"/>
          <w:numId w:val="10"/>
        </w:numPr>
      </w:pPr>
      <w:r>
        <w:t xml:space="preserve">In the </w:t>
      </w:r>
      <w:r>
        <w:rPr>
          <w:b/>
        </w:rPr>
        <w:t>Name</w:t>
      </w:r>
      <w:r>
        <w:t xml:space="preserve"> field of the </w:t>
      </w:r>
      <w:r>
        <w:rPr>
          <w:b/>
        </w:rPr>
        <w:t xml:space="preserve">Edit Drift Time Predictor </w:t>
      </w:r>
      <w:r>
        <w:t>form that appears enter “BSA”.</w:t>
      </w:r>
    </w:p>
    <w:p w:rsidR="002078F7" w:rsidRDefault="002078F7" w:rsidP="00356EA7">
      <w:pPr>
        <w:pStyle w:val="ListParagraph"/>
        <w:numPr>
          <w:ilvl w:val="0"/>
          <w:numId w:val="10"/>
        </w:numPr>
      </w:pPr>
      <w:r>
        <w:t xml:space="preserve">In the </w:t>
      </w:r>
      <w:r>
        <w:rPr>
          <w:b/>
        </w:rPr>
        <w:t>Resolving power</w:t>
      </w:r>
      <w:r>
        <w:t xml:space="preserve"> field enter “50”.</w:t>
      </w:r>
    </w:p>
    <w:p w:rsidR="002078F7" w:rsidRDefault="002078F7" w:rsidP="00356EA7">
      <w:pPr>
        <w:pStyle w:val="ListParagraph"/>
        <w:numPr>
          <w:ilvl w:val="0"/>
          <w:numId w:val="10"/>
        </w:numPr>
      </w:pPr>
      <w:r>
        <w:t xml:space="preserve">Click the </w:t>
      </w:r>
      <w:r>
        <w:rPr>
          <w:b/>
        </w:rPr>
        <w:t>Use Results</w:t>
      </w:r>
      <w:r>
        <w:t xml:space="preserve"> button.</w:t>
      </w:r>
    </w:p>
    <w:p w:rsidR="002078F7" w:rsidRDefault="00AF0615" w:rsidP="002078F7">
      <w:pPr>
        <w:rPr>
          <w:color w:val="000000"/>
        </w:rPr>
      </w:pPr>
      <w:r>
        <w:t xml:space="preserve">This starts the training process, which enumerates each peptide precursor loading the apex MS1 and MS/MS spectra just as you did manually for the charge 3 precursor of the peptide </w:t>
      </w:r>
      <w:r>
        <w:rPr>
          <w:color w:val="000000"/>
        </w:rPr>
        <w:t>NE</w:t>
      </w:r>
      <w:r>
        <w:rPr>
          <w:b/>
          <w:bCs/>
          <w:color w:val="000000"/>
          <w:u w:val="single"/>
        </w:rPr>
        <w:t>C</w:t>
      </w:r>
      <w:r>
        <w:rPr>
          <w:color w:val="000000"/>
        </w:rPr>
        <w:t xml:space="preserve">FLSHKDDSPDLPK. Skyline then determines the resolution width drift time range that would produce the maximum signal </w:t>
      </w:r>
      <w:r w:rsidR="003E7937">
        <w:rPr>
          <w:color w:val="000000"/>
        </w:rPr>
        <w:t>i</w:t>
      </w:r>
      <w:r>
        <w:rPr>
          <w:color w:val="000000"/>
        </w:rPr>
        <w:t>n the MS1 spectrum</w:t>
      </w:r>
      <w:r w:rsidR="003E7937">
        <w:rPr>
          <w:color w:val="000000"/>
        </w:rPr>
        <w:t xml:space="preserve"> for the targeted </w:t>
      </w:r>
      <w:r w:rsidR="003E7937">
        <w:rPr>
          <w:i/>
          <w:color w:val="000000"/>
        </w:rPr>
        <w:t>m/z</w:t>
      </w:r>
      <w:r w:rsidR="003E7937">
        <w:rPr>
          <w:color w:val="000000"/>
        </w:rPr>
        <w:t xml:space="preserve"> ranges. It then does the same for MS/MS and records any small shift that may separate the MS1 and MS/MS signal. When this is done, the form should look like:</w:t>
      </w:r>
    </w:p>
    <w:p w:rsidR="003E7937" w:rsidRDefault="002F043D" w:rsidP="002078F7">
      <w:r>
        <w:rPr>
          <w:noProof/>
        </w:rPr>
        <w:drawing>
          <wp:inline distT="0" distB="0" distL="0" distR="0" wp14:anchorId="399AE27B" wp14:editId="1B73481F">
            <wp:extent cx="5124450" cy="4276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450" cy="4276725"/>
                    </a:xfrm>
                    <a:prstGeom prst="rect">
                      <a:avLst/>
                    </a:prstGeom>
                  </pic:spPr>
                </pic:pic>
              </a:graphicData>
            </a:graphic>
          </wp:inline>
        </w:drawing>
      </w:r>
    </w:p>
    <w:p w:rsidR="002F043D" w:rsidRDefault="002F043D" w:rsidP="002078F7">
      <w:r>
        <w:lastRenderedPageBreak/>
        <w:t xml:space="preserve">Note that the peptide </w:t>
      </w:r>
      <w:r>
        <w:rPr>
          <w:color w:val="000000"/>
        </w:rPr>
        <w:t>NE</w:t>
      </w:r>
      <w:r>
        <w:rPr>
          <w:b/>
          <w:bCs/>
          <w:color w:val="000000"/>
          <w:u w:val="single"/>
        </w:rPr>
        <w:t>C</w:t>
      </w:r>
      <w:r>
        <w:rPr>
          <w:color w:val="000000"/>
        </w:rPr>
        <w:t>FLSHKDDSPDLPK you have been looking at was found to yield peak intensity at 24</w:t>
      </w:r>
      <w:r w:rsidR="00D63236">
        <w:rPr>
          <w:color w:val="000000"/>
        </w:rPr>
        <w:t xml:space="preserve">.5064 </w:t>
      </w:r>
      <w:proofErr w:type="spellStart"/>
      <w:r w:rsidR="00D63236">
        <w:rPr>
          <w:color w:val="000000"/>
        </w:rPr>
        <w:t>msec</w:t>
      </w:r>
      <w:proofErr w:type="spellEnd"/>
      <w:r w:rsidR="00D63236">
        <w:rPr>
          <w:color w:val="000000"/>
        </w:rPr>
        <w:t>, about where you would expect from the 3D spectrum plots you have examined.</w:t>
      </w:r>
    </w:p>
    <w:p w:rsidR="003E7937" w:rsidRDefault="003E7937" w:rsidP="002078F7">
      <w:r>
        <w:t xml:space="preserve">Note </w:t>
      </w:r>
      <w:r w:rsidR="00D63236">
        <w:t xml:space="preserve">also </w:t>
      </w:r>
      <w:r>
        <w:t>that the CCS column is left empty. With newer data from an Agilent mass spectrometer, the value would be calculated and stored as well, allowing for true drift time prediction in new data sets. In this case, the files do not support CCS calibration. So, you will have to rely on drift time consistency between runs, which will work without issue in this case.</w:t>
      </w:r>
    </w:p>
    <w:p w:rsidR="003E7937" w:rsidRDefault="003E7937" w:rsidP="00356EA7">
      <w:pPr>
        <w:pStyle w:val="ListParagraph"/>
        <w:numPr>
          <w:ilvl w:val="0"/>
          <w:numId w:val="11"/>
        </w:numPr>
      </w:pPr>
      <w:r>
        <w:t xml:space="preserve">Click the </w:t>
      </w:r>
      <w:r>
        <w:rPr>
          <w:b/>
        </w:rPr>
        <w:t>OK</w:t>
      </w:r>
      <w:r>
        <w:t xml:space="preserve"> button to save the drift time predictor.</w:t>
      </w:r>
    </w:p>
    <w:p w:rsidR="003E7937" w:rsidRDefault="003E7937" w:rsidP="003E7937">
      <w:r>
        <w:t xml:space="preserve">Make sure your new predictor is selected in the </w:t>
      </w:r>
      <w:r>
        <w:rPr>
          <w:b/>
        </w:rPr>
        <w:t xml:space="preserve">Peptide Settings </w:t>
      </w:r>
      <w:r>
        <w:t xml:space="preserve">– </w:t>
      </w:r>
      <w:r>
        <w:rPr>
          <w:b/>
        </w:rPr>
        <w:t>Prediction</w:t>
      </w:r>
      <w:r>
        <w:t xml:space="preserve"> tab </w:t>
      </w:r>
      <w:r w:rsidR="00D14104">
        <w:t>and</w:t>
      </w:r>
      <w:r>
        <w:t xml:space="preserve"> that </w:t>
      </w:r>
      <w:r w:rsidR="00D14104">
        <w:rPr>
          <w:b/>
        </w:rPr>
        <w:t>Use measured retention times when present</w:t>
      </w:r>
      <w:r w:rsidR="00D14104">
        <w:t xml:space="preserve"> is checked and the </w:t>
      </w:r>
      <w:r w:rsidR="00D14104">
        <w:rPr>
          <w:b/>
        </w:rPr>
        <w:t>Time window</w:t>
      </w:r>
      <w:r w:rsidR="00D14104">
        <w:t xml:space="preserve"> field is set to “6” minutes. The form should look like this:</w:t>
      </w:r>
    </w:p>
    <w:p w:rsidR="00D14104" w:rsidRPr="00D14104" w:rsidRDefault="00D14104" w:rsidP="003E7937">
      <w:r>
        <w:rPr>
          <w:noProof/>
        </w:rPr>
        <w:drawing>
          <wp:inline distT="0" distB="0" distL="0" distR="0" wp14:anchorId="75AD6368" wp14:editId="30CEA152">
            <wp:extent cx="3781425" cy="5191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1425" cy="5191125"/>
                    </a:xfrm>
                    <a:prstGeom prst="rect">
                      <a:avLst/>
                    </a:prstGeom>
                  </pic:spPr>
                </pic:pic>
              </a:graphicData>
            </a:graphic>
          </wp:inline>
        </w:drawing>
      </w:r>
    </w:p>
    <w:p w:rsidR="003E7937" w:rsidRDefault="003E7937" w:rsidP="00356EA7">
      <w:pPr>
        <w:pStyle w:val="ListParagraph"/>
        <w:numPr>
          <w:ilvl w:val="0"/>
          <w:numId w:val="11"/>
        </w:numPr>
      </w:pPr>
      <w:r>
        <w:t xml:space="preserve">Click the </w:t>
      </w:r>
      <w:r>
        <w:rPr>
          <w:b/>
        </w:rPr>
        <w:t>OK</w:t>
      </w:r>
      <w:r>
        <w:t xml:space="preserve"> button in the </w:t>
      </w:r>
      <w:r>
        <w:rPr>
          <w:b/>
        </w:rPr>
        <w:t>Peptide Settings</w:t>
      </w:r>
      <w:r>
        <w:t xml:space="preserve"> form.</w:t>
      </w:r>
    </w:p>
    <w:p w:rsidR="003E7937" w:rsidRPr="003E7937" w:rsidRDefault="003E7937" w:rsidP="003E7937">
      <w:r>
        <w:lastRenderedPageBreak/>
        <w:t xml:space="preserve">Before reimporting the </w:t>
      </w:r>
      <w:proofErr w:type="gramStart"/>
      <w:r>
        <w:t>yeast</w:t>
      </w:r>
      <w:proofErr w:type="gramEnd"/>
      <w:r>
        <w:t xml:space="preserve"> sample data do the following to also limit the retention time ranges for chromatogram extraction:</w:t>
      </w:r>
    </w:p>
    <w:p w:rsidR="00145936" w:rsidRDefault="00D14104" w:rsidP="00356EA7">
      <w:pPr>
        <w:pStyle w:val="ListParagraph"/>
        <w:numPr>
          <w:ilvl w:val="0"/>
          <w:numId w:val="11"/>
        </w:numPr>
        <w:rPr>
          <w:color w:val="000000"/>
        </w:rPr>
      </w:pPr>
      <w:r>
        <w:rPr>
          <w:color w:val="000000"/>
        </w:rPr>
        <w:t xml:space="preserve">On the </w:t>
      </w:r>
      <w:r>
        <w:rPr>
          <w:b/>
          <w:color w:val="000000"/>
        </w:rPr>
        <w:t>Settings</w:t>
      </w:r>
      <w:r>
        <w:rPr>
          <w:color w:val="000000"/>
        </w:rPr>
        <w:t xml:space="preserve"> menu, click </w:t>
      </w:r>
      <w:r>
        <w:rPr>
          <w:b/>
          <w:color w:val="000000"/>
        </w:rPr>
        <w:t>Transition Settings</w:t>
      </w:r>
      <w:r>
        <w:rPr>
          <w:color w:val="000000"/>
        </w:rPr>
        <w:t>.</w:t>
      </w:r>
    </w:p>
    <w:p w:rsidR="00D14104" w:rsidRDefault="00D14104" w:rsidP="00356EA7">
      <w:pPr>
        <w:pStyle w:val="ListParagraph"/>
        <w:numPr>
          <w:ilvl w:val="0"/>
          <w:numId w:val="11"/>
        </w:numPr>
        <w:rPr>
          <w:color w:val="000000"/>
        </w:rPr>
      </w:pPr>
      <w:r>
        <w:rPr>
          <w:color w:val="000000"/>
        </w:rPr>
        <w:t xml:space="preserve">Click the </w:t>
      </w:r>
      <w:r>
        <w:rPr>
          <w:b/>
          <w:color w:val="000000"/>
        </w:rPr>
        <w:t>Full-Scan</w:t>
      </w:r>
      <w:r>
        <w:rPr>
          <w:color w:val="000000"/>
        </w:rPr>
        <w:t xml:space="preserve"> tab.</w:t>
      </w:r>
    </w:p>
    <w:p w:rsidR="00D14104" w:rsidRDefault="00D14104" w:rsidP="00356EA7">
      <w:pPr>
        <w:pStyle w:val="ListParagraph"/>
        <w:numPr>
          <w:ilvl w:val="0"/>
          <w:numId w:val="11"/>
        </w:numPr>
        <w:rPr>
          <w:color w:val="000000"/>
        </w:rPr>
      </w:pPr>
      <w:r>
        <w:rPr>
          <w:color w:val="000000"/>
        </w:rPr>
        <w:t xml:space="preserve">Choose the </w:t>
      </w:r>
      <w:r>
        <w:rPr>
          <w:b/>
          <w:color w:val="000000"/>
        </w:rPr>
        <w:t>Use only scans within [] minutes of predicted RT</w:t>
      </w:r>
      <w:r>
        <w:rPr>
          <w:color w:val="000000"/>
        </w:rPr>
        <w:t xml:space="preserve"> option.</w:t>
      </w:r>
    </w:p>
    <w:p w:rsidR="00D14104" w:rsidRDefault="00D14104" w:rsidP="00356EA7">
      <w:pPr>
        <w:pStyle w:val="ListParagraph"/>
        <w:numPr>
          <w:ilvl w:val="0"/>
          <w:numId w:val="11"/>
        </w:numPr>
        <w:rPr>
          <w:color w:val="000000"/>
        </w:rPr>
      </w:pPr>
      <w:r>
        <w:rPr>
          <w:color w:val="000000"/>
        </w:rPr>
        <w:t>Change the number of minutes to “3” (for +/- 3 minutes or a 6-minute window)</w:t>
      </w:r>
    </w:p>
    <w:p w:rsidR="00D14104" w:rsidRDefault="00D14104" w:rsidP="00D14104">
      <w:pPr>
        <w:rPr>
          <w:color w:val="000000"/>
        </w:rPr>
      </w:pPr>
      <w:r>
        <w:rPr>
          <w:color w:val="000000"/>
        </w:rPr>
        <w:t>The form should look like:</w:t>
      </w:r>
    </w:p>
    <w:p w:rsidR="00D14104" w:rsidRDefault="00D14104" w:rsidP="00D14104">
      <w:pPr>
        <w:rPr>
          <w:color w:val="000000"/>
        </w:rPr>
      </w:pPr>
      <w:r>
        <w:rPr>
          <w:noProof/>
        </w:rPr>
        <w:drawing>
          <wp:inline distT="0" distB="0" distL="0" distR="0" wp14:anchorId="71213C64" wp14:editId="1616E37E">
            <wp:extent cx="3781425" cy="5753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425" cy="5753100"/>
                    </a:xfrm>
                    <a:prstGeom prst="rect">
                      <a:avLst/>
                    </a:prstGeom>
                  </pic:spPr>
                </pic:pic>
              </a:graphicData>
            </a:graphic>
          </wp:inline>
        </w:drawing>
      </w:r>
    </w:p>
    <w:p w:rsidR="00D14104" w:rsidRPr="00D14104" w:rsidRDefault="00D14104" w:rsidP="00356EA7">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rsidR="00D14104" w:rsidRDefault="00D14104" w:rsidP="00D14104">
      <w:pPr>
        <w:pStyle w:val="Heading1"/>
        <w:spacing w:after="120"/>
      </w:pPr>
      <w:r>
        <w:lastRenderedPageBreak/>
        <w:t xml:space="preserve">Reimport the </w:t>
      </w:r>
      <w:r w:rsidR="00901EE2">
        <w:t>Yeast</w:t>
      </w:r>
      <w:r>
        <w:t xml:space="preserve"> Data with Drift Time Filtering</w:t>
      </w:r>
    </w:p>
    <w:p w:rsidR="00D14104" w:rsidRDefault="00D14104" w:rsidP="00D14104">
      <w:r>
        <w:t xml:space="preserve">To reimport the yeast </w:t>
      </w:r>
      <w:proofErr w:type="gramStart"/>
      <w:r>
        <w:t>data</w:t>
      </w:r>
      <w:proofErr w:type="gramEnd"/>
      <w:r>
        <w:t xml:space="preserve"> do the following:</w:t>
      </w:r>
    </w:p>
    <w:p w:rsidR="002170F2" w:rsidRDefault="002170F2"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rsidR="00D14104" w:rsidRDefault="00FB481F" w:rsidP="00D14104">
      <w:r>
        <w:t>This should bring up the following form, letting you know that retentions from existing replicates will be used in the requested chromatogram extraction and allowing you to choose which replicates:</w:t>
      </w:r>
    </w:p>
    <w:p w:rsidR="00FB481F" w:rsidRDefault="00FB481F" w:rsidP="00D14104">
      <w:r>
        <w:rPr>
          <w:noProof/>
        </w:rPr>
        <w:drawing>
          <wp:inline distT="0" distB="0" distL="0" distR="0" wp14:anchorId="1F3BCB52" wp14:editId="1680F2D9">
            <wp:extent cx="3419475" cy="4133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9475" cy="4133850"/>
                    </a:xfrm>
                    <a:prstGeom prst="rect">
                      <a:avLst/>
                    </a:prstGeom>
                  </pic:spPr>
                </pic:pic>
              </a:graphicData>
            </a:graphic>
          </wp:inline>
        </w:drawing>
      </w:r>
    </w:p>
    <w:p w:rsidR="00FB481F" w:rsidRDefault="00FB481F" w:rsidP="00356EA7">
      <w:pPr>
        <w:pStyle w:val="ListParagraph"/>
        <w:numPr>
          <w:ilvl w:val="0"/>
          <w:numId w:val="1"/>
        </w:numPr>
      </w:pPr>
      <w:r>
        <w:t xml:space="preserve">Check </w:t>
      </w:r>
      <w:r>
        <w:rPr>
          <w:b/>
        </w:rPr>
        <w:t>Select / deselect all</w:t>
      </w:r>
      <w:r>
        <w:t>.</w:t>
      </w:r>
    </w:p>
    <w:p w:rsidR="00FB481F" w:rsidRDefault="00FB481F" w:rsidP="00356EA7">
      <w:pPr>
        <w:pStyle w:val="ListParagraph"/>
        <w:numPr>
          <w:ilvl w:val="0"/>
          <w:numId w:val="1"/>
        </w:numPr>
      </w:pPr>
      <w:r>
        <w:t xml:space="preserve">Click the </w:t>
      </w:r>
      <w:r>
        <w:rPr>
          <w:b/>
        </w:rPr>
        <w:t>OK</w:t>
      </w:r>
      <w:r>
        <w:t xml:space="preserve"> button.</w:t>
      </w:r>
    </w:p>
    <w:p w:rsidR="00FB481F" w:rsidRDefault="00FB481F" w:rsidP="00356EA7">
      <w:pPr>
        <w:pStyle w:val="ListParagraph"/>
        <w:numPr>
          <w:ilvl w:val="0"/>
          <w:numId w:val="1"/>
        </w:numPr>
      </w:pPr>
      <w:r>
        <w:t xml:space="preserve">Click the </w:t>
      </w:r>
      <w:r>
        <w:rPr>
          <w:b/>
        </w:rPr>
        <w:t>OK</w:t>
      </w:r>
      <w:r>
        <w:t xml:space="preserve"> button in the </w:t>
      </w:r>
      <w:r>
        <w:rPr>
          <w:b/>
        </w:rPr>
        <w:t>Import Results</w:t>
      </w:r>
      <w:r>
        <w:t xml:space="preserve"> form.</w:t>
      </w:r>
    </w:p>
    <w:p w:rsidR="00FB481F" w:rsidRDefault="00FB481F" w:rsidP="00356EA7">
      <w:pPr>
        <w:pStyle w:val="ListParagraph"/>
        <w:numPr>
          <w:ilvl w:val="0"/>
          <w:numId w:val="1"/>
        </w:numPr>
      </w:pPr>
      <w:r>
        <w:t>Select “</w:t>
      </w:r>
      <w:r>
        <w:rPr>
          <w:rFonts w:eastAsia="Calibri"/>
          <w:i/>
        </w:rPr>
        <w:t>Yeast_0pt1ug_BSA_10</w:t>
      </w:r>
      <w:r w:rsidRPr="00052545">
        <w:rPr>
          <w:rFonts w:eastAsia="Calibri"/>
          <w:i/>
        </w:rPr>
        <w:t>0nM_18May15_Fir_15-04-</w:t>
      </w:r>
      <w:proofErr w:type="gramStart"/>
      <w:r w:rsidRPr="00052545">
        <w:rPr>
          <w:rFonts w:eastAsia="Calibri"/>
          <w:i/>
        </w:rPr>
        <w:t>01.d</w:t>
      </w:r>
      <w:proofErr w:type="gramEnd"/>
      <w:r>
        <w:t xml:space="preserve">” in the </w:t>
      </w:r>
      <w:r>
        <w:rPr>
          <w:b/>
        </w:rPr>
        <w:t>Import Results Files</w:t>
      </w:r>
      <w:r>
        <w:t xml:space="preserve"> form.</w:t>
      </w:r>
    </w:p>
    <w:p w:rsidR="00FB481F" w:rsidRDefault="00FB481F" w:rsidP="00356EA7">
      <w:pPr>
        <w:pStyle w:val="ListParagraph"/>
        <w:numPr>
          <w:ilvl w:val="0"/>
          <w:numId w:val="1"/>
        </w:numPr>
      </w:pPr>
      <w:r>
        <w:t xml:space="preserve">Click the </w:t>
      </w:r>
      <w:r>
        <w:rPr>
          <w:b/>
        </w:rPr>
        <w:t>Open</w:t>
      </w:r>
      <w:r>
        <w:t xml:space="preserve"> button.</w:t>
      </w:r>
    </w:p>
    <w:p w:rsidR="00FB481F" w:rsidRDefault="00FB481F" w:rsidP="00FB481F">
      <w:pPr>
        <w:rPr>
          <w:color w:val="000000"/>
        </w:rPr>
      </w:pPr>
      <w:r>
        <w:t>Chromatogram extraction will begin again and you may be able to tell even just by watching the progress graph that less signal is being extracted.</w:t>
      </w:r>
      <w:r w:rsidR="004C416A">
        <w:t xml:space="preserve"> If you left the </w:t>
      </w:r>
      <w:r w:rsidR="004C416A">
        <w:rPr>
          <w:color w:val="000000"/>
        </w:rPr>
        <w:t>NE</w:t>
      </w:r>
      <w:r w:rsidR="004C416A">
        <w:rPr>
          <w:b/>
          <w:bCs/>
          <w:color w:val="000000"/>
          <w:u w:val="single"/>
        </w:rPr>
        <w:t>C</w:t>
      </w:r>
      <w:r w:rsidR="004C416A">
        <w:rPr>
          <w:color w:val="000000"/>
        </w:rPr>
        <w:t>FLSHKDDSPDLPK peptide selected you will see the difference immediately:</w:t>
      </w:r>
    </w:p>
    <w:p w:rsidR="004C416A" w:rsidRDefault="004C416A" w:rsidP="00FB481F">
      <w:r>
        <w:rPr>
          <w:noProof/>
        </w:rPr>
        <w:lastRenderedPageBreak/>
        <w:drawing>
          <wp:inline distT="0" distB="0" distL="0" distR="0">
            <wp:extent cx="5657850" cy="8105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7850" cy="8105775"/>
                    </a:xfrm>
                    <a:prstGeom prst="rect">
                      <a:avLst/>
                    </a:prstGeom>
                    <a:noFill/>
                    <a:ln>
                      <a:noFill/>
                    </a:ln>
                  </pic:spPr>
                </pic:pic>
              </a:graphicData>
            </a:graphic>
          </wp:inline>
        </w:drawing>
      </w:r>
    </w:p>
    <w:p w:rsidR="00C20195" w:rsidRDefault="00C033ED" w:rsidP="00FB481F">
      <w:r>
        <w:lastRenderedPageBreak/>
        <w:t>To better understand what happened</w:t>
      </w:r>
      <w:r w:rsidR="00C20195">
        <w:t>, do the following:</w:t>
      </w:r>
    </w:p>
    <w:p w:rsidR="00C033ED" w:rsidRDefault="00C20195" w:rsidP="00356EA7">
      <w:pPr>
        <w:pStyle w:val="ListParagraph"/>
        <w:numPr>
          <w:ilvl w:val="0"/>
          <w:numId w:val="14"/>
        </w:numPr>
      </w:pPr>
      <w:r>
        <w:t xml:space="preserve">Click on the apex of the yellow y3 chromatogram to show the </w:t>
      </w:r>
      <w:r>
        <w:rPr>
          <w:b/>
        </w:rPr>
        <w:t>Full-Scan</w:t>
      </w:r>
      <w:r>
        <w:t xml:space="preserve"> graph.</w:t>
      </w:r>
    </w:p>
    <w:p w:rsidR="00C20195" w:rsidRDefault="00C20195" w:rsidP="00356EA7">
      <w:pPr>
        <w:pStyle w:val="ListParagraph"/>
        <w:numPr>
          <w:ilvl w:val="0"/>
          <w:numId w:val="14"/>
        </w:numPr>
      </w:pPr>
      <w:r>
        <w:t xml:space="preserve">Click the </w:t>
      </w:r>
      <w:r>
        <w:rPr>
          <w:b/>
        </w:rPr>
        <w:t xml:space="preserve">Zoom to Selection </w:t>
      </w:r>
      <w:r>
        <w:t>button in the toolbar.</w:t>
      </w:r>
    </w:p>
    <w:p w:rsidR="00C20195" w:rsidRPr="00C20195" w:rsidRDefault="00C20195" w:rsidP="00C20195">
      <w:r>
        <w:t xml:space="preserve">The </w:t>
      </w:r>
      <w:r>
        <w:rPr>
          <w:b/>
        </w:rPr>
        <w:t>Full-Scan</w:t>
      </w:r>
      <w:r>
        <w:t xml:space="preserve"> graph should look something like this:</w:t>
      </w:r>
    </w:p>
    <w:p w:rsidR="00C20195" w:rsidRDefault="00C20195" w:rsidP="00FB481F">
      <w:r w:rsidRPr="00C20195">
        <w:rPr>
          <w:noProof/>
        </w:rPr>
        <w:drawing>
          <wp:inline distT="0" distB="0" distL="0" distR="0">
            <wp:extent cx="5943600" cy="2390910"/>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90910"/>
                    </a:xfrm>
                    <a:prstGeom prst="rect">
                      <a:avLst/>
                    </a:prstGeom>
                    <a:noFill/>
                    <a:ln>
                      <a:noFill/>
                    </a:ln>
                  </pic:spPr>
                </pic:pic>
              </a:graphicData>
            </a:graphic>
          </wp:inline>
        </w:drawing>
      </w:r>
    </w:p>
    <w:p w:rsidR="00C20195" w:rsidRPr="00C20195" w:rsidRDefault="00C20195" w:rsidP="00FB481F">
      <w:r>
        <w:t xml:space="preserve">You can now see the horizontal violet range showing the filter imposed by the drift time predictor you trained. Signal outside this range is now ignored by Skyline. You can also see a very light “y3” annotation just under the legend showing the location of the </w:t>
      </w:r>
      <w:r>
        <w:rPr>
          <w:i/>
        </w:rPr>
        <w:t>m/z</w:t>
      </w:r>
      <w:r>
        <w:t xml:space="preserve"> range used to extract the chromatogram point you clicked on.</w:t>
      </w:r>
    </w:p>
    <w:p w:rsidR="004C416A" w:rsidRDefault="004C416A" w:rsidP="00FB481F">
      <w:pPr>
        <w:rPr>
          <w:color w:val="000000"/>
        </w:rPr>
      </w:pPr>
      <w:r>
        <w:t xml:space="preserve">A great deal of interference </w:t>
      </w:r>
      <w:r w:rsidR="00C20195">
        <w:t>has been removed from the chromatograms</w:t>
      </w:r>
      <w:r>
        <w:t>, and Skyline has picked the correct peak a little more than 1 minute after the peak from the water data.</w:t>
      </w:r>
      <w:r w:rsidR="00E265A6">
        <w:t xml:space="preserve"> If you review </w:t>
      </w:r>
      <w:r w:rsidR="003A41CA">
        <w:t>all</w:t>
      </w:r>
      <w:r w:rsidR="00E265A6">
        <w:t xml:space="preserve"> the peptides</w:t>
      </w:r>
      <w:r w:rsidR="000A4EFB">
        <w:t xml:space="preserve"> the picked peaks for all but the missing peptide </w:t>
      </w:r>
      <w:r w:rsidR="000A4EFB">
        <w:rPr>
          <w:color w:val="000000"/>
        </w:rPr>
        <w:t>T</w:t>
      </w:r>
      <w:r w:rsidR="000A4EFB">
        <w:rPr>
          <w:b/>
          <w:bCs/>
          <w:color w:val="000000"/>
          <w:u w:val="single"/>
        </w:rPr>
        <w:t>C</w:t>
      </w:r>
      <w:r w:rsidR="000A4EFB">
        <w:rPr>
          <w:color w:val="000000"/>
        </w:rPr>
        <w:t>VADESHAG</w:t>
      </w:r>
      <w:r w:rsidR="000A4EFB">
        <w:rPr>
          <w:b/>
          <w:bCs/>
          <w:color w:val="000000"/>
          <w:u w:val="single"/>
        </w:rPr>
        <w:t>C</w:t>
      </w:r>
      <w:r w:rsidR="000A4EFB">
        <w:rPr>
          <w:color w:val="000000"/>
        </w:rPr>
        <w:t xml:space="preserve">EK, but your note should still be there to remind you, denoted by a red triangle in the upper-right corner of the element in the </w:t>
      </w:r>
      <w:r w:rsidR="000A4EFB">
        <w:rPr>
          <w:b/>
          <w:color w:val="000000"/>
        </w:rPr>
        <w:t>Targets</w:t>
      </w:r>
      <w:r w:rsidR="000A4EFB">
        <w:rPr>
          <w:color w:val="000000"/>
        </w:rPr>
        <w:t xml:space="preserve"> view.</w:t>
      </w:r>
    </w:p>
    <w:p w:rsidR="009F7F36" w:rsidRDefault="003A41CA" w:rsidP="00FB481F">
      <w:r>
        <w:t xml:space="preserve">You may have noticed however some discrepancies, however, in the relative ion abundances shown in the </w:t>
      </w:r>
      <w:r>
        <w:rPr>
          <w:b/>
        </w:rPr>
        <w:t>Peak Areas</w:t>
      </w:r>
      <w:r>
        <w:t xml:space="preserve"> plots or the dominant peak in the chromatogram plots. And, there are now peptides where interference is more obvious in the water sample than the yeast, for example the fragment ions of the first peptide in the document FKDLGEEHFK:</w:t>
      </w:r>
    </w:p>
    <w:p w:rsidR="003A41CA" w:rsidRDefault="003A41CA" w:rsidP="00FB481F">
      <w:r w:rsidRPr="003A41CA">
        <w:rPr>
          <w:noProof/>
        </w:rPr>
        <w:lastRenderedPageBreak/>
        <w:drawing>
          <wp:inline distT="0" distB="0" distL="0" distR="0">
            <wp:extent cx="2847975" cy="35623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7975" cy="3562350"/>
                    </a:xfrm>
                    <a:prstGeom prst="rect">
                      <a:avLst/>
                    </a:prstGeom>
                    <a:noFill/>
                    <a:ln>
                      <a:noFill/>
                    </a:ln>
                  </pic:spPr>
                </pic:pic>
              </a:graphicData>
            </a:graphic>
          </wp:inline>
        </w:drawing>
      </w:r>
      <w:r w:rsidRPr="003A41CA">
        <w:t xml:space="preserve"> </w:t>
      </w:r>
      <w:r w:rsidRPr="003A41CA">
        <w:rPr>
          <w:noProof/>
        </w:rPr>
        <w:drawing>
          <wp:inline distT="0" distB="0" distL="0" distR="0">
            <wp:extent cx="2857500" cy="3562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3562350"/>
                    </a:xfrm>
                    <a:prstGeom prst="rect">
                      <a:avLst/>
                    </a:prstGeom>
                    <a:noFill/>
                    <a:ln>
                      <a:noFill/>
                    </a:ln>
                  </pic:spPr>
                </pic:pic>
              </a:graphicData>
            </a:graphic>
          </wp:inline>
        </w:drawing>
      </w:r>
    </w:p>
    <w:p w:rsidR="00901EE2" w:rsidRDefault="00901EE2" w:rsidP="00901EE2">
      <w:pPr>
        <w:jc w:val="center"/>
      </w:pPr>
      <w:r>
        <w:rPr>
          <w:noProof/>
        </w:rPr>
        <w:drawing>
          <wp:inline distT="0" distB="0" distL="0" distR="0">
            <wp:extent cx="1238250" cy="1123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38250" cy="1123950"/>
                    </a:xfrm>
                    <a:prstGeom prst="rect">
                      <a:avLst/>
                    </a:prstGeom>
                    <a:noFill/>
                    <a:ln>
                      <a:noFill/>
                    </a:ln>
                  </pic:spPr>
                </pic:pic>
              </a:graphicData>
            </a:graphic>
          </wp:inline>
        </w:drawing>
      </w:r>
    </w:p>
    <w:p w:rsidR="003A41CA" w:rsidRDefault="00901EE2" w:rsidP="00901EE2">
      <w:pPr>
        <w:jc w:val="center"/>
      </w:pPr>
      <w:r w:rsidRPr="00901EE2">
        <w:rPr>
          <w:noProof/>
        </w:rPr>
        <w:lastRenderedPageBreak/>
        <w:drawing>
          <wp:inline distT="0" distB="0" distL="0" distR="0">
            <wp:extent cx="2038350" cy="4724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8350" cy="4724400"/>
                    </a:xfrm>
                    <a:prstGeom prst="rect">
                      <a:avLst/>
                    </a:prstGeom>
                    <a:noFill/>
                    <a:ln>
                      <a:noFill/>
                    </a:ln>
                  </pic:spPr>
                </pic:pic>
              </a:graphicData>
            </a:graphic>
          </wp:inline>
        </w:drawing>
      </w:r>
    </w:p>
    <w:p w:rsidR="009223EF" w:rsidRPr="003A41CA" w:rsidRDefault="009223EF" w:rsidP="009223EF">
      <w:r>
        <w:t>Interference that coelutes as nicely some of the chromatograms in this file could easily be coming from other charge states of the same precursor. They will have the same elution profile and may produce the same fragment ions. But, different charge states of the same peptide molecule will have different ion mobility. Even in this simple mix of BSA in water, there is also obviously interference from other potentially modified peptide forms.</w:t>
      </w:r>
    </w:p>
    <w:p w:rsidR="00901EE2" w:rsidRDefault="00901EE2" w:rsidP="00901EE2">
      <w:pPr>
        <w:pStyle w:val="Heading1"/>
        <w:spacing w:after="120"/>
      </w:pPr>
      <w:r>
        <w:t>Reimport the Water Data with Drift Time Filtering</w:t>
      </w:r>
    </w:p>
    <w:p w:rsidR="00FB1D4A" w:rsidRDefault="009223EF" w:rsidP="00425DEF">
      <w:r>
        <w:t>To improve consistency between the extracted ion chromatograms of the two samples, you can now reimport the water data by doing the following:</w:t>
      </w:r>
    </w:p>
    <w:p w:rsidR="009223EF" w:rsidRDefault="002341D7" w:rsidP="00356EA7">
      <w:pPr>
        <w:pStyle w:val="ListParagraph"/>
        <w:numPr>
          <w:ilvl w:val="0"/>
          <w:numId w:val="13"/>
        </w:numPr>
      </w:pPr>
      <w:r>
        <w:t xml:space="preserve">On the </w:t>
      </w:r>
      <w:r>
        <w:rPr>
          <w:b/>
        </w:rPr>
        <w:t>Edit</w:t>
      </w:r>
      <w:r>
        <w:t xml:space="preserve"> menu, click </w:t>
      </w:r>
      <w:r>
        <w:rPr>
          <w:b/>
        </w:rPr>
        <w:t>Manage Results</w:t>
      </w:r>
      <w:r>
        <w:t xml:space="preserve"> (ctrl-R).</w:t>
      </w:r>
    </w:p>
    <w:p w:rsidR="002341D7" w:rsidRDefault="002341D7" w:rsidP="00356EA7">
      <w:pPr>
        <w:pStyle w:val="ListParagraph"/>
        <w:numPr>
          <w:ilvl w:val="0"/>
          <w:numId w:val="13"/>
        </w:numPr>
      </w:pPr>
      <w:r>
        <w:t>The water replicate “</w:t>
      </w:r>
      <w:r w:rsidRPr="002341D7">
        <w:t>BSA_Frag_100nM_18May15_Fir_15-04-02</w:t>
      </w:r>
      <w:r>
        <w:t xml:space="preserve">” should already </w:t>
      </w:r>
      <w:proofErr w:type="spellStart"/>
      <w:r>
        <w:t>by</w:t>
      </w:r>
      <w:proofErr w:type="spellEnd"/>
      <w:r>
        <w:t xml:space="preserve"> selected.</w:t>
      </w:r>
    </w:p>
    <w:p w:rsidR="002341D7" w:rsidRDefault="002341D7" w:rsidP="00356EA7">
      <w:pPr>
        <w:pStyle w:val="ListParagraph"/>
        <w:numPr>
          <w:ilvl w:val="0"/>
          <w:numId w:val="13"/>
        </w:numPr>
      </w:pPr>
      <w:r>
        <w:t xml:space="preserve">Click the </w:t>
      </w:r>
      <w:r>
        <w:rPr>
          <w:b/>
        </w:rPr>
        <w:t>Re-import</w:t>
      </w:r>
      <w:r>
        <w:t xml:space="preserve"> button.</w:t>
      </w:r>
    </w:p>
    <w:p w:rsidR="002341D7" w:rsidRDefault="002341D7" w:rsidP="00356EA7">
      <w:pPr>
        <w:pStyle w:val="ListParagraph"/>
        <w:numPr>
          <w:ilvl w:val="0"/>
          <w:numId w:val="13"/>
        </w:numPr>
      </w:pPr>
      <w:r>
        <w:t xml:space="preserve">Click the </w:t>
      </w:r>
      <w:r>
        <w:rPr>
          <w:b/>
        </w:rPr>
        <w:t>OK</w:t>
      </w:r>
      <w:r>
        <w:t xml:space="preserve"> button.</w:t>
      </w:r>
    </w:p>
    <w:p w:rsidR="002341D7" w:rsidRDefault="002341D7" w:rsidP="002341D7">
      <w:r>
        <w:lastRenderedPageBreak/>
        <w:t>Skyline should show the import progress form, and when the file has been reimported, you should see the chromatograms in the water sample shortened to just 6 minutes, like for yeast, and greater agreement between the two samples with greatly reduced interference in both from the original import in this tutorial.</w:t>
      </w:r>
    </w:p>
    <w:p w:rsidR="00394DFD" w:rsidRDefault="00394DFD" w:rsidP="00394DFD">
      <w:pPr>
        <w:pStyle w:val="Heading1"/>
      </w:pPr>
      <w:r>
        <w:t>Conclusion</w:t>
      </w:r>
    </w:p>
    <w:p w:rsidR="008C1A67" w:rsidRPr="00394DFD" w:rsidRDefault="00BE5AF1" w:rsidP="00394DFD">
      <w:r>
        <w:t>In this tutorial, you have learned</w:t>
      </w:r>
      <w:r w:rsidR="00A11390">
        <w:t xml:space="preserve"> how to</w:t>
      </w:r>
      <w:r w:rsidR="002341D7">
        <w:t xml:space="preserve"> work </w:t>
      </w:r>
      <w:r w:rsidR="00C033ED">
        <w:t xml:space="preserve">in Skyline </w:t>
      </w:r>
      <w:r w:rsidR="002341D7">
        <w:t xml:space="preserve">with mass spectrometry data with an </w:t>
      </w:r>
      <w:proofErr w:type="spellStart"/>
      <w:r w:rsidR="002341D7">
        <w:t>ion</w:t>
      </w:r>
      <w:proofErr w:type="spellEnd"/>
      <w:r w:rsidR="002341D7">
        <w:t xml:space="preserve"> mobility separation</w:t>
      </w:r>
      <w:r w:rsidR="00796B00">
        <w:t>.</w:t>
      </w:r>
      <w:r w:rsidR="00C033ED">
        <w:t xml:space="preserve"> You now understand the settings required for chromatogram extraction from this data. You have learned to interpret the alternating MS1 and MS/MS three-dimensional spectra produced by an ion mobility enabled mass spectrometer. You can now train an ion mobility predictor from a simplified sample for use in a more complex sample and use that predictor</w:t>
      </w:r>
      <w:r w:rsidR="00C20195">
        <w:t xml:space="preserve"> to enhance the selectivity of chromatograms extracted by Skyline. With the interactive plots in Skyline, you can now navigate and understand this highly dimensional data and you will be able to use it to </w:t>
      </w:r>
      <w:r w:rsidR="008C1A67">
        <w:t>improve your quantitative measurements of peptide ions.</w:t>
      </w:r>
    </w:p>
    <w:sectPr w:rsidR="008C1A67" w:rsidRPr="00394DFD" w:rsidSect="00C30134">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063B" w:rsidRDefault="005A063B" w:rsidP="00F726CD">
      <w:pPr>
        <w:spacing w:after="0" w:line="240" w:lineRule="auto"/>
      </w:pPr>
      <w:r>
        <w:separator/>
      </w:r>
    </w:p>
  </w:endnote>
  <w:endnote w:type="continuationSeparator" w:id="0">
    <w:p w:rsidR="005A063B" w:rsidRDefault="005A063B"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0615" w:rsidRDefault="00AF0615">
    <w:pPr>
      <w:pStyle w:val="Footer"/>
      <w:jc w:val="center"/>
    </w:pPr>
    <w:r>
      <w:fldChar w:fldCharType="begin"/>
    </w:r>
    <w:r>
      <w:instrText xml:space="preserve"> PAGE   \* MERGEFORMAT </w:instrText>
    </w:r>
    <w:r>
      <w:fldChar w:fldCharType="separate"/>
    </w:r>
    <w:r w:rsidR="000464DB">
      <w:rPr>
        <w:noProof/>
      </w:rPr>
      <w:t>25</w:t>
    </w:r>
    <w:r>
      <w:fldChar w:fldCharType="end"/>
    </w:r>
  </w:p>
  <w:p w:rsidR="00AF0615" w:rsidRDefault="00AF06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063B" w:rsidRDefault="005A063B" w:rsidP="00F726CD">
      <w:pPr>
        <w:spacing w:after="0" w:line="240" w:lineRule="auto"/>
      </w:pPr>
      <w:r>
        <w:separator/>
      </w:r>
    </w:p>
  </w:footnote>
  <w:footnote w:type="continuationSeparator" w:id="0">
    <w:p w:rsidR="005A063B" w:rsidRDefault="005A063B"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56B15"/>
    <w:multiLevelType w:val="hybridMultilevel"/>
    <w:tmpl w:val="A9E0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11620"/>
    <w:multiLevelType w:val="hybridMultilevel"/>
    <w:tmpl w:val="14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61F00"/>
    <w:multiLevelType w:val="hybridMultilevel"/>
    <w:tmpl w:val="17A46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00A76"/>
    <w:multiLevelType w:val="hybridMultilevel"/>
    <w:tmpl w:val="28B88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54133"/>
    <w:multiLevelType w:val="hybridMultilevel"/>
    <w:tmpl w:val="F5A6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292CDA"/>
    <w:multiLevelType w:val="hybridMultilevel"/>
    <w:tmpl w:val="8EAE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A679A"/>
    <w:multiLevelType w:val="hybridMultilevel"/>
    <w:tmpl w:val="A792FE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3947499"/>
    <w:multiLevelType w:val="hybridMultilevel"/>
    <w:tmpl w:val="C8E2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E23FC"/>
    <w:multiLevelType w:val="hybridMultilevel"/>
    <w:tmpl w:val="6758F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3389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413B8"/>
    <w:multiLevelType w:val="hybridMultilevel"/>
    <w:tmpl w:val="041E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AD50E6"/>
    <w:multiLevelType w:val="hybridMultilevel"/>
    <w:tmpl w:val="A0E641B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78911892"/>
    <w:multiLevelType w:val="hybridMultilevel"/>
    <w:tmpl w:val="D7E03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2"/>
  </w:num>
  <w:num w:numId="4">
    <w:abstractNumId w:val="0"/>
  </w:num>
  <w:num w:numId="5">
    <w:abstractNumId w:val="11"/>
  </w:num>
  <w:num w:numId="6">
    <w:abstractNumId w:val="5"/>
  </w:num>
  <w:num w:numId="7">
    <w:abstractNumId w:val="9"/>
  </w:num>
  <w:num w:numId="8">
    <w:abstractNumId w:val="12"/>
  </w:num>
  <w:num w:numId="9">
    <w:abstractNumId w:val="7"/>
  </w:num>
  <w:num w:numId="10">
    <w:abstractNumId w:val="3"/>
  </w:num>
  <w:num w:numId="11">
    <w:abstractNumId w:val="10"/>
  </w:num>
  <w:num w:numId="12">
    <w:abstractNumId w:val="4"/>
  </w:num>
  <w:num w:numId="13">
    <w:abstractNumId w:val="8"/>
  </w:num>
  <w:num w:numId="14">
    <w:abstractNumId w:val="6"/>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endan MacLean">
    <w15:presenceInfo w15:providerId="Windows Live" w15:userId="c3a2a75c918758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1BCE"/>
    <w:rsid w:val="00005562"/>
    <w:rsid w:val="000057BF"/>
    <w:rsid w:val="00005A97"/>
    <w:rsid w:val="00006BDB"/>
    <w:rsid w:val="0000737A"/>
    <w:rsid w:val="000111C9"/>
    <w:rsid w:val="00012BE5"/>
    <w:rsid w:val="00013209"/>
    <w:rsid w:val="00014DA8"/>
    <w:rsid w:val="00015041"/>
    <w:rsid w:val="00017EA9"/>
    <w:rsid w:val="00021270"/>
    <w:rsid w:val="00021468"/>
    <w:rsid w:val="0002196B"/>
    <w:rsid w:val="0002198C"/>
    <w:rsid w:val="00021C64"/>
    <w:rsid w:val="00022732"/>
    <w:rsid w:val="000243FD"/>
    <w:rsid w:val="00024506"/>
    <w:rsid w:val="00024CBE"/>
    <w:rsid w:val="00024D6E"/>
    <w:rsid w:val="0002564C"/>
    <w:rsid w:val="0002605F"/>
    <w:rsid w:val="00026CC3"/>
    <w:rsid w:val="0003159B"/>
    <w:rsid w:val="00033EF9"/>
    <w:rsid w:val="00034AB7"/>
    <w:rsid w:val="0003532C"/>
    <w:rsid w:val="0003617B"/>
    <w:rsid w:val="00040C5F"/>
    <w:rsid w:val="00041991"/>
    <w:rsid w:val="00045DEA"/>
    <w:rsid w:val="000464DB"/>
    <w:rsid w:val="000478E1"/>
    <w:rsid w:val="00047C03"/>
    <w:rsid w:val="00047CF0"/>
    <w:rsid w:val="00050309"/>
    <w:rsid w:val="000506BF"/>
    <w:rsid w:val="00052545"/>
    <w:rsid w:val="00052690"/>
    <w:rsid w:val="000544A8"/>
    <w:rsid w:val="00062E5A"/>
    <w:rsid w:val="00063058"/>
    <w:rsid w:val="00067DEE"/>
    <w:rsid w:val="000705E6"/>
    <w:rsid w:val="000725AA"/>
    <w:rsid w:val="000734BC"/>
    <w:rsid w:val="000744C4"/>
    <w:rsid w:val="000747E4"/>
    <w:rsid w:val="000751E0"/>
    <w:rsid w:val="00077431"/>
    <w:rsid w:val="00077DE1"/>
    <w:rsid w:val="000810EB"/>
    <w:rsid w:val="000858AD"/>
    <w:rsid w:val="000859A1"/>
    <w:rsid w:val="00085D61"/>
    <w:rsid w:val="00086912"/>
    <w:rsid w:val="000901E4"/>
    <w:rsid w:val="00090F70"/>
    <w:rsid w:val="0009188A"/>
    <w:rsid w:val="000933D7"/>
    <w:rsid w:val="000937F7"/>
    <w:rsid w:val="0009495D"/>
    <w:rsid w:val="000976DF"/>
    <w:rsid w:val="000A0E9E"/>
    <w:rsid w:val="000A224E"/>
    <w:rsid w:val="000A292A"/>
    <w:rsid w:val="000A2A49"/>
    <w:rsid w:val="000A31C7"/>
    <w:rsid w:val="000A4E61"/>
    <w:rsid w:val="000A4EFB"/>
    <w:rsid w:val="000A5B3B"/>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3FA1"/>
    <w:rsid w:val="000E006B"/>
    <w:rsid w:val="000E1AF5"/>
    <w:rsid w:val="000E22FA"/>
    <w:rsid w:val="000E4159"/>
    <w:rsid w:val="000E5E28"/>
    <w:rsid w:val="000E7C2B"/>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5936"/>
    <w:rsid w:val="00146C44"/>
    <w:rsid w:val="00152096"/>
    <w:rsid w:val="00154AB2"/>
    <w:rsid w:val="001553A3"/>
    <w:rsid w:val="001562C1"/>
    <w:rsid w:val="00156C3A"/>
    <w:rsid w:val="001576A4"/>
    <w:rsid w:val="00160C13"/>
    <w:rsid w:val="00163B4D"/>
    <w:rsid w:val="00167BA2"/>
    <w:rsid w:val="00170360"/>
    <w:rsid w:val="00172068"/>
    <w:rsid w:val="00180077"/>
    <w:rsid w:val="00180FC1"/>
    <w:rsid w:val="00183CA6"/>
    <w:rsid w:val="0018569A"/>
    <w:rsid w:val="00186405"/>
    <w:rsid w:val="00186695"/>
    <w:rsid w:val="00191D79"/>
    <w:rsid w:val="001957D6"/>
    <w:rsid w:val="00197498"/>
    <w:rsid w:val="00197725"/>
    <w:rsid w:val="001A2A74"/>
    <w:rsid w:val="001A31DD"/>
    <w:rsid w:val="001A5BC1"/>
    <w:rsid w:val="001A6AA8"/>
    <w:rsid w:val="001A7772"/>
    <w:rsid w:val="001A7DB5"/>
    <w:rsid w:val="001A7F63"/>
    <w:rsid w:val="001B0EF0"/>
    <w:rsid w:val="001B175F"/>
    <w:rsid w:val="001B4F2F"/>
    <w:rsid w:val="001B748F"/>
    <w:rsid w:val="001C0AC4"/>
    <w:rsid w:val="001C0F87"/>
    <w:rsid w:val="001C34D2"/>
    <w:rsid w:val="001C4BA9"/>
    <w:rsid w:val="001C55F1"/>
    <w:rsid w:val="001C64EA"/>
    <w:rsid w:val="001C6BF6"/>
    <w:rsid w:val="001D0EF1"/>
    <w:rsid w:val="001D26F6"/>
    <w:rsid w:val="001D5FE5"/>
    <w:rsid w:val="001D6EDA"/>
    <w:rsid w:val="001D7DF4"/>
    <w:rsid w:val="001E232A"/>
    <w:rsid w:val="001E2D21"/>
    <w:rsid w:val="001E4D4E"/>
    <w:rsid w:val="001E55C0"/>
    <w:rsid w:val="001E5FE5"/>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078F7"/>
    <w:rsid w:val="0021176F"/>
    <w:rsid w:val="002139D8"/>
    <w:rsid w:val="00216871"/>
    <w:rsid w:val="002170F2"/>
    <w:rsid w:val="00224811"/>
    <w:rsid w:val="0022483F"/>
    <w:rsid w:val="00225078"/>
    <w:rsid w:val="00226ABC"/>
    <w:rsid w:val="00227849"/>
    <w:rsid w:val="00227C20"/>
    <w:rsid w:val="002341D7"/>
    <w:rsid w:val="0023459A"/>
    <w:rsid w:val="00234E08"/>
    <w:rsid w:val="00235E20"/>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6AAA"/>
    <w:rsid w:val="00277AFC"/>
    <w:rsid w:val="00281B90"/>
    <w:rsid w:val="00281F9E"/>
    <w:rsid w:val="002834E7"/>
    <w:rsid w:val="00284540"/>
    <w:rsid w:val="002851DE"/>
    <w:rsid w:val="002861A5"/>
    <w:rsid w:val="00287407"/>
    <w:rsid w:val="00290D22"/>
    <w:rsid w:val="0029154E"/>
    <w:rsid w:val="00294292"/>
    <w:rsid w:val="00294C3A"/>
    <w:rsid w:val="0029618D"/>
    <w:rsid w:val="0029644F"/>
    <w:rsid w:val="002A2789"/>
    <w:rsid w:val="002A476C"/>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043D"/>
    <w:rsid w:val="002F240A"/>
    <w:rsid w:val="002F3130"/>
    <w:rsid w:val="002F31FF"/>
    <w:rsid w:val="002F452C"/>
    <w:rsid w:val="00302921"/>
    <w:rsid w:val="00302FED"/>
    <w:rsid w:val="00304187"/>
    <w:rsid w:val="00304F70"/>
    <w:rsid w:val="003105C2"/>
    <w:rsid w:val="00311D9B"/>
    <w:rsid w:val="00312E97"/>
    <w:rsid w:val="00313680"/>
    <w:rsid w:val="003136B4"/>
    <w:rsid w:val="0031381D"/>
    <w:rsid w:val="00314A8C"/>
    <w:rsid w:val="003165E9"/>
    <w:rsid w:val="00316790"/>
    <w:rsid w:val="003216F2"/>
    <w:rsid w:val="0032268B"/>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6EA7"/>
    <w:rsid w:val="00357491"/>
    <w:rsid w:val="00360335"/>
    <w:rsid w:val="0036119C"/>
    <w:rsid w:val="00361A26"/>
    <w:rsid w:val="00362A51"/>
    <w:rsid w:val="00363C13"/>
    <w:rsid w:val="0036729C"/>
    <w:rsid w:val="003731D1"/>
    <w:rsid w:val="00374C93"/>
    <w:rsid w:val="003753EC"/>
    <w:rsid w:val="00375915"/>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3CD1"/>
    <w:rsid w:val="003A41CA"/>
    <w:rsid w:val="003A446D"/>
    <w:rsid w:val="003A5B38"/>
    <w:rsid w:val="003A643A"/>
    <w:rsid w:val="003A762B"/>
    <w:rsid w:val="003A7987"/>
    <w:rsid w:val="003B1EA7"/>
    <w:rsid w:val="003B27F9"/>
    <w:rsid w:val="003B2B0C"/>
    <w:rsid w:val="003B3627"/>
    <w:rsid w:val="003B4182"/>
    <w:rsid w:val="003B5ECC"/>
    <w:rsid w:val="003B735B"/>
    <w:rsid w:val="003B7D69"/>
    <w:rsid w:val="003C1CB0"/>
    <w:rsid w:val="003C261D"/>
    <w:rsid w:val="003C2657"/>
    <w:rsid w:val="003C3F78"/>
    <w:rsid w:val="003C48C0"/>
    <w:rsid w:val="003C686F"/>
    <w:rsid w:val="003C6A3A"/>
    <w:rsid w:val="003D1409"/>
    <w:rsid w:val="003D1615"/>
    <w:rsid w:val="003D20ED"/>
    <w:rsid w:val="003D2F39"/>
    <w:rsid w:val="003D383C"/>
    <w:rsid w:val="003D39A9"/>
    <w:rsid w:val="003D5FF1"/>
    <w:rsid w:val="003D76E8"/>
    <w:rsid w:val="003E1BBD"/>
    <w:rsid w:val="003E73EC"/>
    <w:rsid w:val="003E7937"/>
    <w:rsid w:val="003E7A7A"/>
    <w:rsid w:val="003F15B3"/>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2DD8"/>
    <w:rsid w:val="004138D1"/>
    <w:rsid w:val="00413E06"/>
    <w:rsid w:val="00414B3E"/>
    <w:rsid w:val="004152A3"/>
    <w:rsid w:val="0041540A"/>
    <w:rsid w:val="00422F6E"/>
    <w:rsid w:val="0042341D"/>
    <w:rsid w:val="00423685"/>
    <w:rsid w:val="00425DEF"/>
    <w:rsid w:val="00426492"/>
    <w:rsid w:val="00426569"/>
    <w:rsid w:val="00426919"/>
    <w:rsid w:val="00426B41"/>
    <w:rsid w:val="00427727"/>
    <w:rsid w:val="00427894"/>
    <w:rsid w:val="00430092"/>
    <w:rsid w:val="00431405"/>
    <w:rsid w:val="00432CA5"/>
    <w:rsid w:val="0043647D"/>
    <w:rsid w:val="0043715C"/>
    <w:rsid w:val="0044022B"/>
    <w:rsid w:val="00441020"/>
    <w:rsid w:val="004411C1"/>
    <w:rsid w:val="004412B4"/>
    <w:rsid w:val="00441B76"/>
    <w:rsid w:val="00441FB4"/>
    <w:rsid w:val="00441FCB"/>
    <w:rsid w:val="00443304"/>
    <w:rsid w:val="00450FCB"/>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80E10"/>
    <w:rsid w:val="00485DD9"/>
    <w:rsid w:val="004863C2"/>
    <w:rsid w:val="004869D2"/>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4FBD"/>
    <w:rsid w:val="004A5299"/>
    <w:rsid w:val="004A68BF"/>
    <w:rsid w:val="004A6EFA"/>
    <w:rsid w:val="004B0198"/>
    <w:rsid w:val="004B1BF9"/>
    <w:rsid w:val="004B3867"/>
    <w:rsid w:val="004C416A"/>
    <w:rsid w:val="004C4386"/>
    <w:rsid w:val="004C5003"/>
    <w:rsid w:val="004C552A"/>
    <w:rsid w:val="004C7445"/>
    <w:rsid w:val="004D1705"/>
    <w:rsid w:val="004D24A4"/>
    <w:rsid w:val="004D2860"/>
    <w:rsid w:val="004D2C31"/>
    <w:rsid w:val="004D3CFF"/>
    <w:rsid w:val="004D4636"/>
    <w:rsid w:val="004D4A91"/>
    <w:rsid w:val="004D5413"/>
    <w:rsid w:val="004D55BB"/>
    <w:rsid w:val="004D5830"/>
    <w:rsid w:val="004E14E7"/>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6F59"/>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871BA"/>
    <w:rsid w:val="00591708"/>
    <w:rsid w:val="005937C6"/>
    <w:rsid w:val="005951E9"/>
    <w:rsid w:val="005961C9"/>
    <w:rsid w:val="00596DBC"/>
    <w:rsid w:val="005A063B"/>
    <w:rsid w:val="005A0AAF"/>
    <w:rsid w:val="005A6E77"/>
    <w:rsid w:val="005B1A0D"/>
    <w:rsid w:val="005B1BF9"/>
    <w:rsid w:val="005B4989"/>
    <w:rsid w:val="005B653C"/>
    <w:rsid w:val="005B760D"/>
    <w:rsid w:val="005B7F17"/>
    <w:rsid w:val="005C0D72"/>
    <w:rsid w:val="005C224C"/>
    <w:rsid w:val="005C4650"/>
    <w:rsid w:val="005C6546"/>
    <w:rsid w:val="005C6D0D"/>
    <w:rsid w:val="005C7378"/>
    <w:rsid w:val="005D1AC9"/>
    <w:rsid w:val="005D4EB1"/>
    <w:rsid w:val="005D5A8D"/>
    <w:rsid w:val="005D63BA"/>
    <w:rsid w:val="005D6420"/>
    <w:rsid w:val="005D6F15"/>
    <w:rsid w:val="005D6FA7"/>
    <w:rsid w:val="005E581D"/>
    <w:rsid w:val="005E5EF0"/>
    <w:rsid w:val="005E60EB"/>
    <w:rsid w:val="005F1232"/>
    <w:rsid w:val="005F1498"/>
    <w:rsid w:val="005F2B56"/>
    <w:rsid w:val="006012DF"/>
    <w:rsid w:val="006041A8"/>
    <w:rsid w:val="00604420"/>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46922"/>
    <w:rsid w:val="00646EF2"/>
    <w:rsid w:val="006507CC"/>
    <w:rsid w:val="00652C5D"/>
    <w:rsid w:val="006541A4"/>
    <w:rsid w:val="00655381"/>
    <w:rsid w:val="0065614C"/>
    <w:rsid w:val="00657FAE"/>
    <w:rsid w:val="00660F26"/>
    <w:rsid w:val="006622EF"/>
    <w:rsid w:val="00670F49"/>
    <w:rsid w:val="00672317"/>
    <w:rsid w:val="006738D1"/>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A7860"/>
    <w:rsid w:val="006B0761"/>
    <w:rsid w:val="006B3D64"/>
    <w:rsid w:val="006B4453"/>
    <w:rsid w:val="006B44F3"/>
    <w:rsid w:val="006B5F11"/>
    <w:rsid w:val="006B676E"/>
    <w:rsid w:val="006C026D"/>
    <w:rsid w:val="006C169C"/>
    <w:rsid w:val="006C25AC"/>
    <w:rsid w:val="006C4B6D"/>
    <w:rsid w:val="006C558F"/>
    <w:rsid w:val="006C5B54"/>
    <w:rsid w:val="006C7F4B"/>
    <w:rsid w:val="006D004A"/>
    <w:rsid w:val="006D1BBC"/>
    <w:rsid w:val="006D3183"/>
    <w:rsid w:val="006D3362"/>
    <w:rsid w:val="006D5B09"/>
    <w:rsid w:val="006D6C16"/>
    <w:rsid w:val="006D781B"/>
    <w:rsid w:val="006E011D"/>
    <w:rsid w:val="006E0267"/>
    <w:rsid w:val="006E0818"/>
    <w:rsid w:val="006E0C8B"/>
    <w:rsid w:val="006E1D19"/>
    <w:rsid w:val="006E28EE"/>
    <w:rsid w:val="006E32F3"/>
    <w:rsid w:val="006E481E"/>
    <w:rsid w:val="006E64FE"/>
    <w:rsid w:val="006E6656"/>
    <w:rsid w:val="006E6839"/>
    <w:rsid w:val="006E72D8"/>
    <w:rsid w:val="006F0E70"/>
    <w:rsid w:val="006F2E2F"/>
    <w:rsid w:val="006F2EA6"/>
    <w:rsid w:val="007028A7"/>
    <w:rsid w:val="0070294C"/>
    <w:rsid w:val="007030D8"/>
    <w:rsid w:val="007054CF"/>
    <w:rsid w:val="00710BB0"/>
    <w:rsid w:val="00710D7E"/>
    <w:rsid w:val="0071127F"/>
    <w:rsid w:val="00711900"/>
    <w:rsid w:val="00712BB5"/>
    <w:rsid w:val="007155A4"/>
    <w:rsid w:val="007159A0"/>
    <w:rsid w:val="00715CA2"/>
    <w:rsid w:val="007167DA"/>
    <w:rsid w:val="007169B9"/>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57F0"/>
    <w:rsid w:val="007474BD"/>
    <w:rsid w:val="00751E34"/>
    <w:rsid w:val="00752EF6"/>
    <w:rsid w:val="00755302"/>
    <w:rsid w:val="00760E3B"/>
    <w:rsid w:val="00766340"/>
    <w:rsid w:val="0076792C"/>
    <w:rsid w:val="00774767"/>
    <w:rsid w:val="00776A6A"/>
    <w:rsid w:val="00777EFD"/>
    <w:rsid w:val="00780194"/>
    <w:rsid w:val="00782441"/>
    <w:rsid w:val="007830C6"/>
    <w:rsid w:val="00784608"/>
    <w:rsid w:val="007849CE"/>
    <w:rsid w:val="007861CF"/>
    <w:rsid w:val="00787138"/>
    <w:rsid w:val="007922B0"/>
    <w:rsid w:val="00792A98"/>
    <w:rsid w:val="00794D5B"/>
    <w:rsid w:val="007966C6"/>
    <w:rsid w:val="00796B00"/>
    <w:rsid w:val="00797382"/>
    <w:rsid w:val="007A07C9"/>
    <w:rsid w:val="007A0E8D"/>
    <w:rsid w:val="007A1B1F"/>
    <w:rsid w:val="007A374F"/>
    <w:rsid w:val="007A4073"/>
    <w:rsid w:val="007A45B9"/>
    <w:rsid w:val="007A4B1A"/>
    <w:rsid w:val="007A4BDC"/>
    <w:rsid w:val="007A7565"/>
    <w:rsid w:val="007B005E"/>
    <w:rsid w:val="007B1636"/>
    <w:rsid w:val="007B2B5D"/>
    <w:rsid w:val="007B5215"/>
    <w:rsid w:val="007B773C"/>
    <w:rsid w:val="007C07FB"/>
    <w:rsid w:val="007C0E1D"/>
    <w:rsid w:val="007C1CA9"/>
    <w:rsid w:val="007C2245"/>
    <w:rsid w:val="007C30E1"/>
    <w:rsid w:val="007C3CD5"/>
    <w:rsid w:val="007C46F3"/>
    <w:rsid w:val="007C4D2E"/>
    <w:rsid w:val="007C5AEB"/>
    <w:rsid w:val="007C74B8"/>
    <w:rsid w:val="007D05E7"/>
    <w:rsid w:val="007D06D4"/>
    <w:rsid w:val="007D1110"/>
    <w:rsid w:val="007D1AE3"/>
    <w:rsid w:val="007D1DEA"/>
    <w:rsid w:val="007D1FF3"/>
    <w:rsid w:val="007D27EF"/>
    <w:rsid w:val="007D6656"/>
    <w:rsid w:val="007E07A8"/>
    <w:rsid w:val="007E3660"/>
    <w:rsid w:val="007E45FB"/>
    <w:rsid w:val="007F5342"/>
    <w:rsid w:val="007F68D7"/>
    <w:rsid w:val="007F6B9B"/>
    <w:rsid w:val="0080033F"/>
    <w:rsid w:val="00802121"/>
    <w:rsid w:val="00803ADC"/>
    <w:rsid w:val="00803C86"/>
    <w:rsid w:val="00804BD0"/>
    <w:rsid w:val="0080740F"/>
    <w:rsid w:val="00807AFC"/>
    <w:rsid w:val="00810276"/>
    <w:rsid w:val="00810840"/>
    <w:rsid w:val="00810EDA"/>
    <w:rsid w:val="00811731"/>
    <w:rsid w:val="00811E88"/>
    <w:rsid w:val="0081211E"/>
    <w:rsid w:val="00813533"/>
    <w:rsid w:val="00813716"/>
    <w:rsid w:val="00813ABF"/>
    <w:rsid w:val="00815DD9"/>
    <w:rsid w:val="008160D9"/>
    <w:rsid w:val="00816CC6"/>
    <w:rsid w:val="0081739A"/>
    <w:rsid w:val="008173FA"/>
    <w:rsid w:val="00820F4F"/>
    <w:rsid w:val="008219F5"/>
    <w:rsid w:val="00821E83"/>
    <w:rsid w:val="00823A59"/>
    <w:rsid w:val="00826A5C"/>
    <w:rsid w:val="00826A70"/>
    <w:rsid w:val="00826A71"/>
    <w:rsid w:val="00827971"/>
    <w:rsid w:val="00831F47"/>
    <w:rsid w:val="008326EA"/>
    <w:rsid w:val="00832831"/>
    <w:rsid w:val="00832E3F"/>
    <w:rsid w:val="00834D16"/>
    <w:rsid w:val="008350C1"/>
    <w:rsid w:val="00835A6E"/>
    <w:rsid w:val="00840C80"/>
    <w:rsid w:val="00842550"/>
    <w:rsid w:val="00842609"/>
    <w:rsid w:val="008428E7"/>
    <w:rsid w:val="00843A6C"/>
    <w:rsid w:val="00846566"/>
    <w:rsid w:val="00850FBF"/>
    <w:rsid w:val="00857BB7"/>
    <w:rsid w:val="00862B2E"/>
    <w:rsid w:val="008632A7"/>
    <w:rsid w:val="0086384F"/>
    <w:rsid w:val="0086418E"/>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6E66"/>
    <w:rsid w:val="0088763D"/>
    <w:rsid w:val="00887CA7"/>
    <w:rsid w:val="008907B9"/>
    <w:rsid w:val="00892D63"/>
    <w:rsid w:val="00892E4E"/>
    <w:rsid w:val="00893357"/>
    <w:rsid w:val="008935DE"/>
    <w:rsid w:val="00894450"/>
    <w:rsid w:val="0089490D"/>
    <w:rsid w:val="00894BB2"/>
    <w:rsid w:val="00895BB3"/>
    <w:rsid w:val="00896D11"/>
    <w:rsid w:val="00896D1C"/>
    <w:rsid w:val="00897558"/>
    <w:rsid w:val="008A090D"/>
    <w:rsid w:val="008A0EBB"/>
    <w:rsid w:val="008A1412"/>
    <w:rsid w:val="008A2597"/>
    <w:rsid w:val="008A28CD"/>
    <w:rsid w:val="008A300F"/>
    <w:rsid w:val="008A66C7"/>
    <w:rsid w:val="008A69F9"/>
    <w:rsid w:val="008A724D"/>
    <w:rsid w:val="008B0043"/>
    <w:rsid w:val="008B19C8"/>
    <w:rsid w:val="008B300C"/>
    <w:rsid w:val="008B3894"/>
    <w:rsid w:val="008B4BB4"/>
    <w:rsid w:val="008B698A"/>
    <w:rsid w:val="008C16CC"/>
    <w:rsid w:val="008C1A67"/>
    <w:rsid w:val="008C1D13"/>
    <w:rsid w:val="008C2539"/>
    <w:rsid w:val="008C3100"/>
    <w:rsid w:val="008C4249"/>
    <w:rsid w:val="008C78CC"/>
    <w:rsid w:val="008D4A84"/>
    <w:rsid w:val="008E08D8"/>
    <w:rsid w:val="008E25D6"/>
    <w:rsid w:val="008E3111"/>
    <w:rsid w:val="008E7635"/>
    <w:rsid w:val="008F0EF5"/>
    <w:rsid w:val="008F0FFB"/>
    <w:rsid w:val="008F2F4E"/>
    <w:rsid w:val="008F550E"/>
    <w:rsid w:val="008F6636"/>
    <w:rsid w:val="0090102D"/>
    <w:rsid w:val="00901538"/>
    <w:rsid w:val="00901EE2"/>
    <w:rsid w:val="00901FE8"/>
    <w:rsid w:val="00902423"/>
    <w:rsid w:val="00905C49"/>
    <w:rsid w:val="00907CD4"/>
    <w:rsid w:val="00911B17"/>
    <w:rsid w:val="009127F8"/>
    <w:rsid w:val="009135E3"/>
    <w:rsid w:val="00913A74"/>
    <w:rsid w:val="009150A2"/>
    <w:rsid w:val="009176F0"/>
    <w:rsid w:val="0092070F"/>
    <w:rsid w:val="0092190C"/>
    <w:rsid w:val="009223EF"/>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2B3B"/>
    <w:rsid w:val="009460EF"/>
    <w:rsid w:val="00946A19"/>
    <w:rsid w:val="009476A2"/>
    <w:rsid w:val="009478B3"/>
    <w:rsid w:val="00951C1A"/>
    <w:rsid w:val="0095254D"/>
    <w:rsid w:val="00952B95"/>
    <w:rsid w:val="009530A4"/>
    <w:rsid w:val="00961777"/>
    <w:rsid w:val="00961F5D"/>
    <w:rsid w:val="00964692"/>
    <w:rsid w:val="00966BAF"/>
    <w:rsid w:val="0097296F"/>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12FA"/>
    <w:rsid w:val="0099294E"/>
    <w:rsid w:val="00992FEB"/>
    <w:rsid w:val="00993C6A"/>
    <w:rsid w:val="009947C8"/>
    <w:rsid w:val="00994977"/>
    <w:rsid w:val="009A2051"/>
    <w:rsid w:val="009A3C0E"/>
    <w:rsid w:val="009A4A18"/>
    <w:rsid w:val="009A4D0F"/>
    <w:rsid w:val="009A60F2"/>
    <w:rsid w:val="009A613E"/>
    <w:rsid w:val="009A6812"/>
    <w:rsid w:val="009B0502"/>
    <w:rsid w:val="009B1883"/>
    <w:rsid w:val="009B2A93"/>
    <w:rsid w:val="009B3422"/>
    <w:rsid w:val="009B45D3"/>
    <w:rsid w:val="009B5A41"/>
    <w:rsid w:val="009B67BD"/>
    <w:rsid w:val="009B773E"/>
    <w:rsid w:val="009C1247"/>
    <w:rsid w:val="009C174D"/>
    <w:rsid w:val="009C3879"/>
    <w:rsid w:val="009C428E"/>
    <w:rsid w:val="009C7013"/>
    <w:rsid w:val="009C70C4"/>
    <w:rsid w:val="009C7888"/>
    <w:rsid w:val="009D165B"/>
    <w:rsid w:val="009D3470"/>
    <w:rsid w:val="009D5B36"/>
    <w:rsid w:val="009D5BE5"/>
    <w:rsid w:val="009E028B"/>
    <w:rsid w:val="009E05C1"/>
    <w:rsid w:val="009E4188"/>
    <w:rsid w:val="009E42CF"/>
    <w:rsid w:val="009E434A"/>
    <w:rsid w:val="009E4510"/>
    <w:rsid w:val="009E4B94"/>
    <w:rsid w:val="009E6CD6"/>
    <w:rsid w:val="009E6ED0"/>
    <w:rsid w:val="009E76EC"/>
    <w:rsid w:val="009F1134"/>
    <w:rsid w:val="009F1AD3"/>
    <w:rsid w:val="009F1E46"/>
    <w:rsid w:val="009F28CE"/>
    <w:rsid w:val="009F2917"/>
    <w:rsid w:val="009F3E1F"/>
    <w:rsid w:val="009F5FA2"/>
    <w:rsid w:val="009F7EF7"/>
    <w:rsid w:val="009F7F36"/>
    <w:rsid w:val="00A03309"/>
    <w:rsid w:val="00A06AF1"/>
    <w:rsid w:val="00A07AF6"/>
    <w:rsid w:val="00A10CAF"/>
    <w:rsid w:val="00A11390"/>
    <w:rsid w:val="00A115BC"/>
    <w:rsid w:val="00A136E1"/>
    <w:rsid w:val="00A14C4E"/>
    <w:rsid w:val="00A1642E"/>
    <w:rsid w:val="00A17750"/>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5B92"/>
    <w:rsid w:val="00AB61CF"/>
    <w:rsid w:val="00AB645E"/>
    <w:rsid w:val="00AB6C3C"/>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E67A0"/>
    <w:rsid w:val="00AF0615"/>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41C87"/>
    <w:rsid w:val="00B42030"/>
    <w:rsid w:val="00B44A75"/>
    <w:rsid w:val="00B457A8"/>
    <w:rsid w:val="00B5138F"/>
    <w:rsid w:val="00B516EC"/>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211"/>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6F4"/>
    <w:rsid w:val="00BC1391"/>
    <w:rsid w:val="00BC1407"/>
    <w:rsid w:val="00BC1E61"/>
    <w:rsid w:val="00BC2B59"/>
    <w:rsid w:val="00BC2CD0"/>
    <w:rsid w:val="00BC363B"/>
    <w:rsid w:val="00BC53FF"/>
    <w:rsid w:val="00BC5B17"/>
    <w:rsid w:val="00BC67FF"/>
    <w:rsid w:val="00BD0124"/>
    <w:rsid w:val="00BD1061"/>
    <w:rsid w:val="00BD1C70"/>
    <w:rsid w:val="00BD3FCA"/>
    <w:rsid w:val="00BE0BEA"/>
    <w:rsid w:val="00BE0DBE"/>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033ED"/>
    <w:rsid w:val="00C125A1"/>
    <w:rsid w:val="00C152C7"/>
    <w:rsid w:val="00C15F65"/>
    <w:rsid w:val="00C20195"/>
    <w:rsid w:val="00C20A92"/>
    <w:rsid w:val="00C22550"/>
    <w:rsid w:val="00C24DAF"/>
    <w:rsid w:val="00C25FF7"/>
    <w:rsid w:val="00C27406"/>
    <w:rsid w:val="00C30134"/>
    <w:rsid w:val="00C303AA"/>
    <w:rsid w:val="00C33039"/>
    <w:rsid w:val="00C3348B"/>
    <w:rsid w:val="00C37EBB"/>
    <w:rsid w:val="00C407C9"/>
    <w:rsid w:val="00C408A8"/>
    <w:rsid w:val="00C410CA"/>
    <w:rsid w:val="00C42AE1"/>
    <w:rsid w:val="00C44C7F"/>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A74F9"/>
    <w:rsid w:val="00CB2C8E"/>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4104"/>
    <w:rsid w:val="00D168E2"/>
    <w:rsid w:val="00D17C88"/>
    <w:rsid w:val="00D20586"/>
    <w:rsid w:val="00D217E7"/>
    <w:rsid w:val="00D228C9"/>
    <w:rsid w:val="00D22B33"/>
    <w:rsid w:val="00D2313A"/>
    <w:rsid w:val="00D245B4"/>
    <w:rsid w:val="00D2754C"/>
    <w:rsid w:val="00D27886"/>
    <w:rsid w:val="00D30314"/>
    <w:rsid w:val="00D30917"/>
    <w:rsid w:val="00D31836"/>
    <w:rsid w:val="00D3367F"/>
    <w:rsid w:val="00D3422F"/>
    <w:rsid w:val="00D34C57"/>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CB3"/>
    <w:rsid w:val="00D5106C"/>
    <w:rsid w:val="00D54A39"/>
    <w:rsid w:val="00D5569A"/>
    <w:rsid w:val="00D55D69"/>
    <w:rsid w:val="00D57428"/>
    <w:rsid w:val="00D60468"/>
    <w:rsid w:val="00D6308E"/>
    <w:rsid w:val="00D63236"/>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25C"/>
    <w:rsid w:val="00D90016"/>
    <w:rsid w:val="00D905F8"/>
    <w:rsid w:val="00D911CA"/>
    <w:rsid w:val="00D93317"/>
    <w:rsid w:val="00D93A60"/>
    <w:rsid w:val="00D95D04"/>
    <w:rsid w:val="00D963DF"/>
    <w:rsid w:val="00D96402"/>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754"/>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008C"/>
    <w:rsid w:val="00E179D5"/>
    <w:rsid w:val="00E229DD"/>
    <w:rsid w:val="00E23B2A"/>
    <w:rsid w:val="00E23FBD"/>
    <w:rsid w:val="00E24A3D"/>
    <w:rsid w:val="00E254A7"/>
    <w:rsid w:val="00E25613"/>
    <w:rsid w:val="00E265A6"/>
    <w:rsid w:val="00E26EFE"/>
    <w:rsid w:val="00E31D06"/>
    <w:rsid w:val="00E350BF"/>
    <w:rsid w:val="00E35660"/>
    <w:rsid w:val="00E3705E"/>
    <w:rsid w:val="00E406C1"/>
    <w:rsid w:val="00E445FF"/>
    <w:rsid w:val="00E45B2F"/>
    <w:rsid w:val="00E47050"/>
    <w:rsid w:val="00E470B9"/>
    <w:rsid w:val="00E4744A"/>
    <w:rsid w:val="00E5121B"/>
    <w:rsid w:val="00E531A0"/>
    <w:rsid w:val="00E56C57"/>
    <w:rsid w:val="00E604F9"/>
    <w:rsid w:val="00E62650"/>
    <w:rsid w:val="00E63CBA"/>
    <w:rsid w:val="00E677D5"/>
    <w:rsid w:val="00E71543"/>
    <w:rsid w:val="00E72455"/>
    <w:rsid w:val="00E72A90"/>
    <w:rsid w:val="00E747DD"/>
    <w:rsid w:val="00E748FB"/>
    <w:rsid w:val="00E75090"/>
    <w:rsid w:val="00E75B20"/>
    <w:rsid w:val="00E762FB"/>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29D"/>
    <w:rsid w:val="00EC4301"/>
    <w:rsid w:val="00EC5117"/>
    <w:rsid w:val="00EC6818"/>
    <w:rsid w:val="00ED2479"/>
    <w:rsid w:val="00ED2B33"/>
    <w:rsid w:val="00ED5C08"/>
    <w:rsid w:val="00ED5EC8"/>
    <w:rsid w:val="00ED5FE5"/>
    <w:rsid w:val="00EE0835"/>
    <w:rsid w:val="00EE1600"/>
    <w:rsid w:val="00EE1EC9"/>
    <w:rsid w:val="00EE3177"/>
    <w:rsid w:val="00EE43BC"/>
    <w:rsid w:val="00EE4710"/>
    <w:rsid w:val="00EE4902"/>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A8E"/>
    <w:rsid w:val="00F33A30"/>
    <w:rsid w:val="00F34791"/>
    <w:rsid w:val="00F349EB"/>
    <w:rsid w:val="00F3561C"/>
    <w:rsid w:val="00F36A56"/>
    <w:rsid w:val="00F40B10"/>
    <w:rsid w:val="00F41EFD"/>
    <w:rsid w:val="00F42B15"/>
    <w:rsid w:val="00F42C07"/>
    <w:rsid w:val="00F436B6"/>
    <w:rsid w:val="00F466E7"/>
    <w:rsid w:val="00F4774E"/>
    <w:rsid w:val="00F52E6C"/>
    <w:rsid w:val="00F54394"/>
    <w:rsid w:val="00F61953"/>
    <w:rsid w:val="00F626AB"/>
    <w:rsid w:val="00F65A23"/>
    <w:rsid w:val="00F6618D"/>
    <w:rsid w:val="00F670B3"/>
    <w:rsid w:val="00F726CD"/>
    <w:rsid w:val="00F73385"/>
    <w:rsid w:val="00F74C1C"/>
    <w:rsid w:val="00F806B1"/>
    <w:rsid w:val="00F80A4B"/>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B1D4A"/>
    <w:rsid w:val="00FB481F"/>
    <w:rsid w:val="00FC0504"/>
    <w:rsid w:val="00FC2245"/>
    <w:rsid w:val="00FC2C9C"/>
    <w:rsid w:val="00FC52F3"/>
    <w:rsid w:val="00FC7329"/>
    <w:rsid w:val="00FD1FAA"/>
    <w:rsid w:val="00FD2AB8"/>
    <w:rsid w:val="00FD4412"/>
    <w:rsid w:val="00FD65F1"/>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EB431A"/>
  <w15:docId w15:val="{5FCF4D96-A02C-47B1-B420-81231B738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Strong">
    <w:name w:val="Strong"/>
    <w:basedOn w:val="DefaultParagraphFont"/>
    <w:qFormat/>
    <w:locked/>
    <w:rsid w:val="004A4FBD"/>
    <w:rPr>
      <w:b/>
      <w:bCs/>
    </w:rPr>
  </w:style>
  <w:style w:type="character" w:styleId="UnresolvedMention">
    <w:name w:val="Unresolved Mention"/>
    <w:basedOn w:val="DefaultParagraphFont"/>
    <w:uiPriority w:val="99"/>
    <w:semiHidden/>
    <w:unhideWhenUsed/>
    <w:rsid w:val="00896D1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yline.ms/tutorials.ur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10" Type="http://schemas.openxmlformats.org/officeDocument/2006/relationships/hyperlink" Target="http://skyline.ms/tutorials/data-drift/BSA_Frag_100nM_18May15_Fir_15-04-02.d.zi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kyline.ms/tutorials/DriftTimePrediction.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93E829-8635-4BDD-B379-C4CAEA848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13224</TotalTime>
  <Pages>25</Pages>
  <Words>3046</Words>
  <Characters>17366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20372</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subject/>
  <dc:creator>brendanx</dc:creator>
  <cp:keywords/>
  <dc:description/>
  <cp:lastModifiedBy>Brendan MacLean</cp:lastModifiedBy>
  <cp:revision>13</cp:revision>
  <cp:lastPrinted>2013-11-01T10:12:00Z</cp:lastPrinted>
  <dcterms:created xsi:type="dcterms:W3CDTF">2016-10-31T10:59:00Z</dcterms:created>
  <dcterms:modified xsi:type="dcterms:W3CDTF">2017-09-27T22:21:00Z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